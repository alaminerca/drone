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69580088"/>
        <w:docPartObj>
          <w:docPartGallery w:val="Cover Pages"/>
          <w:docPartUnique/>
        </w:docPartObj>
      </w:sdtPr>
      <w:sdtEndPr>
        <w:rPr>
          <w:rFonts w:ascii="Times New Roman" w:hAnsi="Times New Roman" w:cs="Times New Roman"/>
        </w:rPr>
      </w:sdtEndPr>
      <w:sdtContent>
        <w:p w14:paraId="4BA7ADB0" w14:textId="588D6DE3" w:rsidR="00AC17A2" w:rsidRDefault="00ED6E96">
          <w:r>
            <w:rPr>
              <w:noProof/>
            </w:rPr>
            <mc:AlternateContent>
              <mc:Choice Requires="wpg">
                <w:drawing>
                  <wp:anchor distT="0" distB="0" distL="114300" distR="114300" simplePos="0" relativeHeight="251659264" behindDoc="1" locked="0" layoutInCell="1" allowOverlap="1" wp14:anchorId="7ABF24FB" wp14:editId="7400854D">
                    <wp:simplePos x="0" y="0"/>
                    <wp:positionH relativeFrom="page">
                      <wp:posOffset>395021</wp:posOffset>
                    </wp:positionH>
                    <wp:positionV relativeFrom="page">
                      <wp:posOffset>1821485</wp:posOffset>
                    </wp:positionV>
                    <wp:extent cx="6923405" cy="5917997"/>
                    <wp:effectExtent l="0" t="0" r="0" b="6985"/>
                    <wp:wrapNone/>
                    <wp:docPr id="119" name="Group 121"/>
                    <wp:cNvGraphicFramePr/>
                    <a:graphic xmlns:a="http://schemas.openxmlformats.org/drawingml/2006/main">
                      <a:graphicData uri="http://schemas.microsoft.com/office/word/2010/wordprocessingGroup">
                        <wpg:wgp>
                          <wpg:cNvGrpSpPr/>
                          <wpg:grpSpPr>
                            <a:xfrm>
                              <a:off x="0" y="0"/>
                              <a:ext cx="6923405" cy="5917997"/>
                              <a:chOff x="-65837" y="-1"/>
                              <a:chExt cx="6923837" cy="7998906"/>
                            </a:xfrm>
                          </wpg:grpSpPr>
                          <wps:wsp>
                            <wps:cNvPr id="120" name="Rectangle 120"/>
                            <wps:cNvSpPr/>
                            <wps:spPr>
                              <a:xfrm>
                                <a:off x="-65837" y="5906319"/>
                                <a:ext cx="6858000" cy="249958"/>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58521" y="6166180"/>
                                <a:ext cx="6858000" cy="1832725"/>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8A00D" w14:textId="7928140F" w:rsidR="00AC17A2" w:rsidRDefault="00AC17A2">
                                  <w:pPr>
                                    <w:pStyle w:val="NoSpacing"/>
                                    <w:rPr>
                                      <w:color w:val="FFFFFF" w:themeColor="background1"/>
                                      <w:sz w:val="32"/>
                                      <w:szCs w:val="32"/>
                                    </w:rPr>
                                  </w:pPr>
                                </w:p>
                                <w:p w14:paraId="1740EDFD" w14:textId="17E4E7BD" w:rsidR="00AC17A2" w:rsidRDefault="00AC17A2">
                                  <w:pPr>
                                    <w:pStyle w:val="NoSpacing"/>
                                    <w:rPr>
                                      <w:caps/>
                                      <w:color w:val="FFFFFF" w:themeColor="background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1"/>
                                <a:ext cx="6858000" cy="4839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Bidi" w:eastAsiaTheme="majorEastAsia" w:hAnsiTheme="majorBidi" w:cstheme="majorBidi"/>
                                      <w:spacing w:val="-10"/>
                                      <w:kern w:val="28"/>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51E75DD" w14:textId="405A6433" w:rsidR="00AC17A2" w:rsidRDefault="00AC17A2">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AC17A2">
                                        <w:rPr>
                                          <w:rFonts w:asciiTheme="majorBidi" w:eastAsiaTheme="majorEastAsia" w:hAnsiTheme="majorBidi" w:cstheme="majorBidi"/>
                                          <w:spacing w:val="-10"/>
                                          <w:kern w:val="28"/>
                                          <w:sz w:val="56"/>
                                          <w:szCs w:val="56"/>
                                        </w:rPr>
                                        <w:t>Autonomous Drone Navigation and Obstacle Avoidance using Deep Reinforcement Learning (DRL)</w:t>
                                      </w:r>
                                    </w:p>
                                  </w:sdtContent>
                                </w:sdt>
                                <w:sdt>
                                  <w:sdtPr>
                                    <w:rPr>
                                      <w:rFonts w:ascii="Times New Roman" w:hAnsi="Times New Roman" w:cs="Times New Roman"/>
                                      <w:sz w:val="28"/>
                                      <w:szCs w:val="28"/>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C9C4E43" w14:textId="0C8BE0F6" w:rsidR="00AC17A2" w:rsidRDefault="00AC17A2">
                                      <w:pPr>
                                        <w:pStyle w:val="NoSpacing"/>
                                        <w:spacing w:before="240"/>
                                        <w:rPr>
                                          <w:caps/>
                                          <w:color w:val="0E2841" w:themeColor="text2"/>
                                          <w:sz w:val="36"/>
                                          <w:szCs w:val="36"/>
                                        </w:rPr>
                                      </w:pPr>
                                      <w:r w:rsidRPr="00AC17A2">
                                        <w:rPr>
                                          <w:rFonts w:ascii="Times New Roman" w:hAnsi="Times New Roman" w:cs="Times New Roman"/>
                                          <w:sz w:val="28"/>
                                          <w:szCs w:val="28"/>
                                        </w:rPr>
                                        <w:t>Graduation Project 1 Report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BF24FB" id="Group 121" o:spid="_x0000_s1026" style="position:absolute;margin-left:31.1pt;margin-top:143.4pt;width:545.15pt;height:466pt;z-index:-251657216;mso-position-horizontal-relative:page;mso-position-vertical-relative:page" coordorigin="-658" coordsize="69238,79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">
                    <v:rect id="Rectangle 120" o:spid="_x0000_s1027" style="position:absolute;left:-658;top:59063;width:68579;height:2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tangle 121" o:spid="_x0000_s1028" style="position:absolute;left:-585;top:61661;width:68579;height:183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" fillcolor="#7f7f7f [1612]" stroked="f" strokeweight="1.5pt">
                      <v:textbox inset="36pt,14.4pt,36pt,36pt">
                        <w:txbxContent>
                          <w:p w14:paraId="4198A00D" w14:textId="7928140F" w:rsidR="00AC17A2" w:rsidRDefault="00AC17A2">
                            <w:pPr>
                              <w:pStyle w:val="NoSpacing"/>
                              <w:rPr>
                                <w:color w:val="FFFFFF" w:themeColor="background1"/>
                                <w:sz w:val="32"/>
                                <w:szCs w:val="32"/>
                              </w:rPr>
                            </w:pPr>
                          </w:p>
                          <w:p w14:paraId="1740EDFD" w14:textId="17E4E7BD" w:rsidR="00AC17A2" w:rsidRDefault="00AC17A2">
                            <w:pPr>
                              <w:pStyle w:val="NoSpacing"/>
                              <w:rPr>
                                <w:caps/>
                                <w:color w:val="FFFFFF" w:themeColor="background1"/>
                              </w:rPr>
                            </w:pPr>
                          </w:p>
                        </w:txbxContent>
                      </v:textbox>
                    </v:rect>
                    <v:shapetype id="_x0000_t202" coordsize="21600,21600" o:spt="202" path="m,l,21600r21600,l21600,xe">
                      <v:stroke joinstyle="miter"/>
                      <v:path gradientshapeok="t" o:connecttype="rect"/>
                    </v:shapetype>
                    <v:shape id="Text Box 122" o:spid="_x0000_s1029" type="#_x0000_t202" style="position:absolute;width:68580;height:48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Bidi" w:eastAsiaTheme="majorEastAsia" w:hAnsiTheme="majorBidi" w:cstheme="majorBidi"/>
                                <w:spacing w:val="-10"/>
                                <w:kern w:val="28"/>
                                <w:sz w:val="56"/>
                                <w:szCs w:val="56"/>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51E75DD" w14:textId="405A6433" w:rsidR="00AC17A2" w:rsidRDefault="00AC17A2">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sidRPr="00AC17A2">
                                  <w:rPr>
                                    <w:rFonts w:asciiTheme="majorBidi" w:eastAsiaTheme="majorEastAsia" w:hAnsiTheme="majorBidi" w:cstheme="majorBidi"/>
                                    <w:spacing w:val="-10"/>
                                    <w:kern w:val="28"/>
                                    <w:sz w:val="56"/>
                                    <w:szCs w:val="56"/>
                                  </w:rPr>
                                  <w:t>Autonomous Drone Navigation and Obstacle Avoidance using Deep Reinforcement Learning (DRL)</w:t>
                                </w:r>
                              </w:p>
                            </w:sdtContent>
                          </w:sdt>
                          <w:sdt>
                            <w:sdtPr>
                              <w:rPr>
                                <w:rFonts w:ascii="Times New Roman" w:hAnsi="Times New Roman" w:cs="Times New Roman"/>
                                <w:sz w:val="28"/>
                                <w:szCs w:val="28"/>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7C9C4E43" w14:textId="0C8BE0F6" w:rsidR="00AC17A2" w:rsidRDefault="00AC17A2">
                                <w:pPr>
                                  <w:pStyle w:val="NoSpacing"/>
                                  <w:spacing w:before="240"/>
                                  <w:rPr>
                                    <w:caps/>
                                    <w:color w:val="0E2841" w:themeColor="text2"/>
                                    <w:sz w:val="36"/>
                                    <w:szCs w:val="36"/>
                                  </w:rPr>
                                </w:pPr>
                                <w:r w:rsidRPr="00AC17A2">
                                  <w:rPr>
                                    <w:rFonts w:ascii="Times New Roman" w:hAnsi="Times New Roman" w:cs="Times New Roman"/>
                                    <w:sz w:val="28"/>
                                    <w:szCs w:val="28"/>
                                  </w:rPr>
                                  <w:t>Graduation Project 1 Report</w:t>
                                </w:r>
                              </w:p>
                            </w:sdtContent>
                          </w:sdt>
                        </w:txbxContent>
                      </v:textbox>
                    </v:shape>
                    <w10:wrap anchorx="page" anchory="page"/>
                  </v:group>
                </w:pict>
              </mc:Fallback>
            </mc:AlternateContent>
          </w:r>
        </w:p>
        <w:p w14:paraId="3296B2A2" w14:textId="02EAE657" w:rsidR="00AC17A2" w:rsidRDefault="00ED6E96" w:rsidP="00035C3D">
          <w:p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691CF552" wp14:editId="08935C78">
                    <wp:simplePos x="0" y="0"/>
                    <wp:positionH relativeFrom="margin">
                      <wp:align>center</wp:align>
                    </wp:positionH>
                    <wp:positionV relativeFrom="paragraph">
                      <wp:posOffset>4078301</wp:posOffset>
                    </wp:positionV>
                    <wp:extent cx="1228954" cy="248717"/>
                    <wp:effectExtent l="0" t="0" r="0" b="0"/>
                    <wp:wrapNone/>
                    <wp:docPr id="527128851" name="Text Box 1"/>
                    <wp:cNvGraphicFramePr/>
                    <a:graphic xmlns:a="http://schemas.openxmlformats.org/drawingml/2006/main">
                      <a:graphicData uri="http://schemas.microsoft.com/office/word/2010/wordprocessingShape">
                        <wps:wsp>
                          <wps:cNvSpPr txBox="1"/>
                          <wps:spPr>
                            <a:xfrm>
                              <a:off x="0" y="0"/>
                              <a:ext cx="1228954" cy="248717"/>
                            </a:xfrm>
                            <a:prstGeom prst="rect">
                              <a:avLst/>
                            </a:prstGeom>
                            <a:noFill/>
                            <a:ln w="6350">
                              <a:noFill/>
                            </a:ln>
                          </wps:spPr>
                          <wps:txbx>
                            <w:txbxContent>
                              <w:p w14:paraId="344421B2" w14:textId="1B3E4BA4" w:rsidR="00514CD2" w:rsidRPr="00514CD2" w:rsidRDefault="00514CD2">
                                <w:pPr>
                                  <w:rPr>
                                    <w:rFonts w:asciiTheme="majorBidi" w:hAnsiTheme="majorBidi" w:cstheme="majorBidi"/>
                                  </w:rPr>
                                </w:pPr>
                                <w:r w:rsidRPr="00514CD2">
                                  <w:rPr>
                                    <w:rFonts w:asciiTheme="majorBidi" w:hAnsiTheme="majorBidi" w:cstheme="majorBidi"/>
                                  </w:rPr>
                                  <w:t>Prepared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CF552" id="Text Box 1" o:spid="_x0000_s1030" type="#_x0000_t202" style="position:absolute;margin-left:0;margin-top:321.15pt;width:96.75pt;height:19.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" filled="f" stroked="f" strokeweight=".5pt">
                    <v:textbox>
                      <w:txbxContent>
                        <w:p w14:paraId="344421B2" w14:textId="1B3E4BA4" w:rsidR="00514CD2" w:rsidRPr="00514CD2" w:rsidRDefault="00514CD2">
                          <w:pPr>
                            <w:rPr>
                              <w:rFonts w:asciiTheme="majorBidi" w:hAnsiTheme="majorBidi" w:cstheme="majorBidi"/>
                            </w:rPr>
                          </w:pPr>
                          <w:r w:rsidRPr="00514CD2">
                            <w:rPr>
                              <w:rFonts w:asciiTheme="majorBidi" w:hAnsiTheme="majorBidi" w:cstheme="majorBidi"/>
                            </w:rPr>
                            <w:t>Prepared by:</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39D8B2C1" wp14:editId="4079C45E">
                    <wp:simplePos x="0" y="0"/>
                    <wp:positionH relativeFrom="column">
                      <wp:posOffset>1703603</wp:posOffset>
                    </wp:positionH>
                    <wp:positionV relativeFrom="paragraph">
                      <wp:posOffset>6652615</wp:posOffset>
                    </wp:positionV>
                    <wp:extent cx="2231136" cy="329184"/>
                    <wp:effectExtent l="0" t="0" r="0" b="0"/>
                    <wp:wrapNone/>
                    <wp:docPr id="936158665" name="Text Box 4"/>
                    <wp:cNvGraphicFramePr/>
                    <a:graphic xmlns:a="http://schemas.openxmlformats.org/drawingml/2006/main">
                      <a:graphicData uri="http://schemas.microsoft.com/office/word/2010/wordprocessingShape">
                        <wps:wsp>
                          <wps:cNvSpPr txBox="1"/>
                          <wps:spPr>
                            <a:xfrm>
                              <a:off x="0" y="0"/>
                              <a:ext cx="2231136" cy="329184"/>
                            </a:xfrm>
                            <a:prstGeom prst="rect">
                              <a:avLst/>
                            </a:prstGeom>
                            <a:noFill/>
                            <a:ln w="6350">
                              <a:noFill/>
                            </a:ln>
                          </wps:spPr>
                          <wps:txbx>
                            <w:txbxContent>
                              <w:p w14:paraId="6232296A" w14:textId="2A5A62C4" w:rsidR="00035C3D" w:rsidRPr="00035C3D" w:rsidRDefault="00035C3D" w:rsidP="00035C3D">
                                <w:pPr>
                                  <w:jc w:val="center"/>
                                  <w:rPr>
                                    <w:rFonts w:asciiTheme="majorBidi" w:hAnsiTheme="majorBidi" w:cstheme="majorBidi"/>
                                    <w:sz w:val="32"/>
                                    <w:szCs w:val="32"/>
                                  </w:rPr>
                                </w:pPr>
                                <w:r w:rsidRPr="00035C3D">
                                  <w:rPr>
                                    <w:rFonts w:asciiTheme="majorBidi" w:hAnsiTheme="majorBidi" w:cstheme="majorBidi"/>
                                    <w:sz w:val="32"/>
                                    <w:szCs w:val="32"/>
                                  </w:rPr>
                                  <w:t>October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D8B2C1" id="Text Box 4" o:spid="_x0000_s1031" type="#_x0000_t202" style="position:absolute;margin-left:134.15pt;margin-top:523.85pt;width:175.7pt;height:25.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" filled="f" stroked="f" strokeweight=".5pt">
                    <v:textbox>
                      <w:txbxContent>
                        <w:p w14:paraId="6232296A" w14:textId="2A5A62C4" w:rsidR="00035C3D" w:rsidRPr="00035C3D" w:rsidRDefault="00035C3D" w:rsidP="00035C3D">
                          <w:pPr>
                            <w:jc w:val="center"/>
                            <w:rPr>
                              <w:rFonts w:asciiTheme="majorBidi" w:hAnsiTheme="majorBidi" w:cstheme="majorBidi"/>
                              <w:sz w:val="32"/>
                              <w:szCs w:val="32"/>
                            </w:rPr>
                          </w:pPr>
                          <w:r w:rsidRPr="00035C3D">
                            <w:rPr>
                              <w:rFonts w:asciiTheme="majorBidi" w:hAnsiTheme="majorBidi" w:cstheme="majorBidi"/>
                              <w:sz w:val="32"/>
                              <w:szCs w:val="32"/>
                            </w:rPr>
                            <w:t>October 2025</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8464790" wp14:editId="2B16E0FE">
                    <wp:simplePos x="0" y="0"/>
                    <wp:positionH relativeFrom="margin">
                      <wp:align>center</wp:align>
                    </wp:positionH>
                    <wp:positionV relativeFrom="paragraph">
                      <wp:posOffset>4370984</wp:posOffset>
                    </wp:positionV>
                    <wp:extent cx="3803904" cy="1257935"/>
                    <wp:effectExtent l="0" t="0" r="0" b="0"/>
                    <wp:wrapNone/>
                    <wp:docPr id="411736613" name="Text Box 1"/>
                    <wp:cNvGraphicFramePr/>
                    <a:graphic xmlns:a="http://schemas.openxmlformats.org/drawingml/2006/main">
                      <a:graphicData uri="http://schemas.microsoft.com/office/word/2010/wordprocessingShape">
                        <wps:wsp>
                          <wps:cNvSpPr txBox="1"/>
                          <wps:spPr>
                            <a:xfrm>
                              <a:off x="0" y="0"/>
                              <a:ext cx="3803904" cy="1257935"/>
                            </a:xfrm>
                            <a:prstGeom prst="rect">
                              <a:avLst/>
                            </a:prstGeom>
                            <a:noFill/>
                            <a:ln w="6350">
                              <a:noFill/>
                            </a:ln>
                          </wps:spPr>
                          <wps:txbx>
                            <w:txbxContent>
                              <w:p w14:paraId="519A92E7" w14:textId="15ADCA8B" w:rsidR="00514CD2" w:rsidRDefault="00514CD2" w:rsidP="00035C3D">
                                <w:pPr>
                                  <w:jc w:val="center"/>
                                  <w:rPr>
                                    <w:rFonts w:asciiTheme="majorBidi" w:hAnsiTheme="majorBidi" w:cstheme="majorBidi"/>
                                  </w:rPr>
                                </w:pPr>
                                <w:r>
                                  <w:rPr>
                                    <w:rFonts w:asciiTheme="majorBidi" w:hAnsiTheme="majorBidi" w:cstheme="majorBidi"/>
                                  </w:rPr>
                                  <w:t>MOUHAMAD ALIM AL-AMINE, 411034763</w:t>
                                </w:r>
                              </w:p>
                              <w:p w14:paraId="6A402A76" w14:textId="5B79FACF" w:rsidR="00514CD2" w:rsidRDefault="00310EBC" w:rsidP="00310EBC">
                                <w:pPr>
                                  <w:jc w:val="center"/>
                                  <w:rPr>
                                    <w:rFonts w:asciiTheme="majorBidi" w:hAnsiTheme="majorBidi" w:cstheme="majorBidi"/>
                                  </w:rPr>
                                </w:pPr>
                                <w:r w:rsidRPr="00310EBC">
                                  <w:rPr>
                                    <w:rFonts w:asciiTheme="majorBidi" w:hAnsiTheme="majorBidi" w:cstheme="majorBidi"/>
                                  </w:rPr>
                                  <w:t>ABDUL SHAKOR MOHAMMAD AMIR</w:t>
                                </w:r>
                                <w:r w:rsidR="00514CD2">
                                  <w:rPr>
                                    <w:rFonts w:asciiTheme="majorBidi" w:hAnsiTheme="majorBidi" w:cstheme="majorBidi"/>
                                  </w:rPr>
                                  <w:t xml:space="preserve">, </w:t>
                                </w:r>
                                <w:r w:rsidRPr="00310EBC">
                                  <w:rPr>
                                    <w:rFonts w:asciiTheme="majorBidi" w:hAnsiTheme="majorBidi" w:cstheme="majorBidi"/>
                                  </w:rPr>
                                  <w:t>422038873</w:t>
                                </w:r>
                              </w:p>
                              <w:p w14:paraId="07A0AD81" w14:textId="31F4173F" w:rsidR="00514CD2" w:rsidRDefault="00035C3D" w:rsidP="00035C3D">
                                <w:pPr>
                                  <w:jc w:val="center"/>
                                  <w:rPr>
                                    <w:rFonts w:asciiTheme="majorBidi" w:hAnsiTheme="majorBidi" w:cstheme="majorBidi"/>
                                  </w:rPr>
                                </w:pPr>
                                <w:r>
                                  <w:rPr>
                                    <w:rFonts w:asciiTheme="majorBidi" w:hAnsiTheme="majorBidi" w:cstheme="majorBidi"/>
                                  </w:rPr>
                                  <w:t>Supervisor</w:t>
                                </w:r>
                                <w:r w:rsidRPr="00514CD2">
                                  <w:rPr>
                                    <w:rFonts w:asciiTheme="majorBidi" w:hAnsiTheme="majorBidi" w:cstheme="majorBidi"/>
                                  </w:rPr>
                                  <w:t>:</w:t>
                                </w:r>
                              </w:p>
                              <w:p w14:paraId="5420F495" w14:textId="003C349A" w:rsidR="00514CD2" w:rsidRPr="00514CD2" w:rsidRDefault="00514CD2" w:rsidP="00035C3D">
                                <w:pPr>
                                  <w:jc w:val="center"/>
                                  <w:rPr>
                                    <w:rFonts w:asciiTheme="majorBidi" w:hAnsiTheme="majorBidi" w:cstheme="majorBidi"/>
                                  </w:rPr>
                                </w:pPr>
                                <w:r>
                                  <w:rPr>
                                    <w:rFonts w:asciiTheme="majorBidi" w:hAnsiTheme="majorBidi" w:cstheme="majorBidi"/>
                                  </w:rPr>
                                  <w:t>Prof. AHM</w:t>
                                </w:r>
                                <w:r w:rsidR="00834EEE">
                                  <w:rPr>
                                    <w:rFonts w:asciiTheme="majorBidi" w:hAnsiTheme="majorBidi" w:cstheme="majorBidi"/>
                                  </w:rPr>
                                  <w:t>A</w:t>
                                </w:r>
                                <w:r>
                                  <w:rPr>
                                    <w:rFonts w:asciiTheme="majorBidi" w:hAnsiTheme="majorBidi" w:cstheme="majorBidi"/>
                                  </w:rPr>
                                  <w:t>D ALKHODRE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64790" id="_x0000_s1032" type="#_x0000_t202" style="position:absolute;margin-left:0;margin-top:344.15pt;width:299.5pt;height:99.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" filled="f" stroked="f" strokeweight=".5pt">
                    <v:textbox>
                      <w:txbxContent>
                        <w:p w14:paraId="519A92E7" w14:textId="15ADCA8B" w:rsidR="00514CD2" w:rsidRDefault="00514CD2" w:rsidP="00035C3D">
                          <w:pPr>
                            <w:jc w:val="center"/>
                            <w:rPr>
                              <w:rFonts w:asciiTheme="majorBidi" w:hAnsiTheme="majorBidi" w:cstheme="majorBidi"/>
                            </w:rPr>
                          </w:pPr>
                          <w:r>
                            <w:rPr>
                              <w:rFonts w:asciiTheme="majorBidi" w:hAnsiTheme="majorBidi" w:cstheme="majorBidi"/>
                            </w:rPr>
                            <w:t>MOUHAMAD ALIM AL-AMINE, 411034763</w:t>
                          </w:r>
                        </w:p>
                        <w:p w14:paraId="6A402A76" w14:textId="5B79FACF" w:rsidR="00514CD2" w:rsidRDefault="00310EBC" w:rsidP="00310EBC">
                          <w:pPr>
                            <w:jc w:val="center"/>
                            <w:rPr>
                              <w:rFonts w:asciiTheme="majorBidi" w:hAnsiTheme="majorBidi" w:cstheme="majorBidi"/>
                            </w:rPr>
                          </w:pPr>
                          <w:r w:rsidRPr="00310EBC">
                            <w:rPr>
                              <w:rFonts w:asciiTheme="majorBidi" w:hAnsiTheme="majorBidi" w:cstheme="majorBidi"/>
                            </w:rPr>
                            <w:t>ABDUL SHAKOR MOHAMMAD AMIR</w:t>
                          </w:r>
                          <w:r w:rsidR="00514CD2">
                            <w:rPr>
                              <w:rFonts w:asciiTheme="majorBidi" w:hAnsiTheme="majorBidi" w:cstheme="majorBidi"/>
                            </w:rPr>
                            <w:t xml:space="preserve">, </w:t>
                          </w:r>
                          <w:r w:rsidRPr="00310EBC">
                            <w:rPr>
                              <w:rFonts w:asciiTheme="majorBidi" w:hAnsiTheme="majorBidi" w:cstheme="majorBidi"/>
                            </w:rPr>
                            <w:t>422038873</w:t>
                          </w:r>
                        </w:p>
                        <w:p w14:paraId="07A0AD81" w14:textId="31F4173F" w:rsidR="00514CD2" w:rsidRDefault="00035C3D" w:rsidP="00035C3D">
                          <w:pPr>
                            <w:jc w:val="center"/>
                            <w:rPr>
                              <w:rFonts w:asciiTheme="majorBidi" w:hAnsiTheme="majorBidi" w:cstheme="majorBidi"/>
                            </w:rPr>
                          </w:pPr>
                          <w:r>
                            <w:rPr>
                              <w:rFonts w:asciiTheme="majorBidi" w:hAnsiTheme="majorBidi" w:cstheme="majorBidi"/>
                            </w:rPr>
                            <w:t>Supervisor</w:t>
                          </w:r>
                          <w:r w:rsidRPr="00514CD2">
                            <w:rPr>
                              <w:rFonts w:asciiTheme="majorBidi" w:hAnsiTheme="majorBidi" w:cstheme="majorBidi"/>
                            </w:rPr>
                            <w:t>:</w:t>
                          </w:r>
                        </w:p>
                        <w:p w14:paraId="5420F495" w14:textId="003C349A" w:rsidR="00514CD2" w:rsidRPr="00514CD2" w:rsidRDefault="00514CD2" w:rsidP="00035C3D">
                          <w:pPr>
                            <w:jc w:val="center"/>
                            <w:rPr>
                              <w:rFonts w:asciiTheme="majorBidi" w:hAnsiTheme="majorBidi" w:cstheme="majorBidi"/>
                            </w:rPr>
                          </w:pPr>
                          <w:r>
                            <w:rPr>
                              <w:rFonts w:asciiTheme="majorBidi" w:hAnsiTheme="majorBidi" w:cstheme="majorBidi"/>
                            </w:rPr>
                            <w:t>Prof. AHM</w:t>
                          </w:r>
                          <w:r w:rsidR="00834EEE">
                            <w:rPr>
                              <w:rFonts w:asciiTheme="majorBidi" w:hAnsiTheme="majorBidi" w:cstheme="majorBidi"/>
                            </w:rPr>
                            <w:t>A</w:t>
                          </w:r>
                          <w:r>
                            <w:rPr>
                              <w:rFonts w:asciiTheme="majorBidi" w:hAnsiTheme="majorBidi" w:cstheme="majorBidi"/>
                            </w:rPr>
                            <w:t>D ALKHODRE</w:t>
                          </w:r>
                        </w:p>
                      </w:txbxContent>
                    </v:textbox>
                    <w10:wrap anchorx="margin"/>
                  </v:shape>
                </w:pict>
              </mc:Fallback>
            </mc:AlternateContent>
          </w:r>
          <w:r w:rsidR="00AC17A2">
            <w:rPr>
              <w:rFonts w:ascii="Times New Roman" w:hAnsi="Times New Roman" w:cs="Times New Roman"/>
            </w:rPr>
            <w:br w:type="page"/>
          </w:r>
        </w:p>
      </w:sdtContent>
    </w:sdt>
    <w:sdt>
      <w:sdtPr>
        <w:rPr>
          <w:rFonts w:asciiTheme="minorHAnsi" w:eastAsiaTheme="minorHAnsi" w:hAnsiTheme="minorHAnsi" w:cstheme="minorBidi"/>
          <w:color w:val="auto"/>
          <w:kern w:val="2"/>
          <w:sz w:val="24"/>
          <w:szCs w:val="24"/>
          <w14:ligatures w14:val="standardContextual"/>
        </w:rPr>
        <w:id w:val="930854988"/>
        <w:docPartObj>
          <w:docPartGallery w:val="Table of Contents"/>
          <w:docPartUnique/>
        </w:docPartObj>
      </w:sdtPr>
      <w:sdtEndPr>
        <w:rPr>
          <w:b/>
          <w:bCs/>
          <w:noProof/>
        </w:rPr>
      </w:sdtEndPr>
      <w:sdtContent>
        <w:p w14:paraId="23C37B2F" w14:textId="32FC7FC1" w:rsidR="009729D4" w:rsidRDefault="009729D4" w:rsidP="00DC7D7E">
          <w:pPr>
            <w:pStyle w:val="TOCHeading"/>
            <w:jc w:val="both"/>
          </w:pPr>
          <w:r>
            <w:t>Table of Contents</w:t>
          </w:r>
        </w:p>
        <w:p w14:paraId="5CA64A3B" w14:textId="0FB5D3E5" w:rsidR="00035C3D" w:rsidRDefault="009729D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1607146" w:history="1">
            <w:r w:rsidR="00035C3D" w:rsidRPr="006639E9">
              <w:rPr>
                <w:rStyle w:val="Hyperlink"/>
                <w:rFonts w:eastAsia="Times New Roman"/>
                <w:noProof/>
              </w:rPr>
              <w:t>Acronyms and Abbreviations</w:t>
            </w:r>
            <w:r w:rsidR="00035C3D">
              <w:rPr>
                <w:noProof/>
                <w:webHidden/>
              </w:rPr>
              <w:tab/>
            </w:r>
            <w:r w:rsidR="00035C3D">
              <w:rPr>
                <w:noProof/>
                <w:webHidden/>
              </w:rPr>
              <w:fldChar w:fldCharType="begin"/>
            </w:r>
            <w:r w:rsidR="00035C3D">
              <w:rPr>
                <w:noProof/>
                <w:webHidden/>
              </w:rPr>
              <w:instrText xml:space="preserve"> PAGEREF _Toc211607146 \h </w:instrText>
            </w:r>
            <w:r w:rsidR="00035C3D">
              <w:rPr>
                <w:noProof/>
                <w:webHidden/>
              </w:rPr>
            </w:r>
            <w:r w:rsidR="00035C3D">
              <w:rPr>
                <w:noProof/>
                <w:webHidden/>
              </w:rPr>
              <w:fldChar w:fldCharType="separate"/>
            </w:r>
            <w:r w:rsidR="00A27512">
              <w:rPr>
                <w:noProof/>
                <w:webHidden/>
              </w:rPr>
              <w:t>2</w:t>
            </w:r>
            <w:r w:rsidR="00035C3D">
              <w:rPr>
                <w:noProof/>
                <w:webHidden/>
              </w:rPr>
              <w:fldChar w:fldCharType="end"/>
            </w:r>
          </w:hyperlink>
        </w:p>
        <w:p w14:paraId="727AA45A" w14:textId="738805DF" w:rsidR="00035C3D" w:rsidRDefault="00035C3D">
          <w:pPr>
            <w:pStyle w:val="TOC1"/>
            <w:tabs>
              <w:tab w:val="right" w:leader="dot" w:pos="9350"/>
            </w:tabs>
            <w:rPr>
              <w:rFonts w:eastAsiaTheme="minorEastAsia"/>
              <w:noProof/>
            </w:rPr>
          </w:pPr>
          <w:hyperlink w:anchor="_Toc211607147" w:history="1">
            <w:r w:rsidRPr="006639E9">
              <w:rPr>
                <w:rStyle w:val="Hyperlink"/>
                <w:noProof/>
              </w:rPr>
              <w:t>Abstract</w:t>
            </w:r>
            <w:r>
              <w:rPr>
                <w:noProof/>
                <w:webHidden/>
              </w:rPr>
              <w:tab/>
            </w:r>
            <w:r>
              <w:rPr>
                <w:noProof/>
                <w:webHidden/>
              </w:rPr>
              <w:fldChar w:fldCharType="begin"/>
            </w:r>
            <w:r>
              <w:rPr>
                <w:noProof/>
                <w:webHidden/>
              </w:rPr>
              <w:instrText xml:space="preserve"> PAGEREF _Toc211607147 \h </w:instrText>
            </w:r>
            <w:r>
              <w:rPr>
                <w:noProof/>
                <w:webHidden/>
              </w:rPr>
            </w:r>
            <w:r>
              <w:rPr>
                <w:noProof/>
                <w:webHidden/>
              </w:rPr>
              <w:fldChar w:fldCharType="separate"/>
            </w:r>
            <w:r w:rsidR="00A27512">
              <w:rPr>
                <w:noProof/>
                <w:webHidden/>
              </w:rPr>
              <w:t>3</w:t>
            </w:r>
            <w:r>
              <w:rPr>
                <w:noProof/>
                <w:webHidden/>
              </w:rPr>
              <w:fldChar w:fldCharType="end"/>
            </w:r>
          </w:hyperlink>
        </w:p>
        <w:p w14:paraId="6600189D" w14:textId="386E1D0A" w:rsidR="00035C3D" w:rsidRDefault="00035C3D">
          <w:pPr>
            <w:pStyle w:val="TOC1"/>
            <w:tabs>
              <w:tab w:val="right" w:leader="dot" w:pos="9350"/>
            </w:tabs>
            <w:rPr>
              <w:rFonts w:eastAsiaTheme="minorEastAsia"/>
              <w:noProof/>
            </w:rPr>
          </w:pPr>
          <w:hyperlink w:anchor="_Toc211607148" w:history="1">
            <w:r w:rsidRPr="006639E9">
              <w:rPr>
                <w:rStyle w:val="Hyperlink"/>
                <w:noProof/>
              </w:rPr>
              <w:t>Chapter 1: Introduction and Project Foundation</w:t>
            </w:r>
            <w:r>
              <w:rPr>
                <w:noProof/>
                <w:webHidden/>
              </w:rPr>
              <w:tab/>
            </w:r>
            <w:r>
              <w:rPr>
                <w:noProof/>
                <w:webHidden/>
              </w:rPr>
              <w:fldChar w:fldCharType="begin"/>
            </w:r>
            <w:r>
              <w:rPr>
                <w:noProof/>
                <w:webHidden/>
              </w:rPr>
              <w:instrText xml:space="preserve"> PAGEREF _Toc211607148 \h </w:instrText>
            </w:r>
            <w:r>
              <w:rPr>
                <w:noProof/>
                <w:webHidden/>
              </w:rPr>
            </w:r>
            <w:r>
              <w:rPr>
                <w:noProof/>
                <w:webHidden/>
              </w:rPr>
              <w:fldChar w:fldCharType="separate"/>
            </w:r>
            <w:r w:rsidR="00A27512">
              <w:rPr>
                <w:noProof/>
                <w:webHidden/>
              </w:rPr>
              <w:t>4</w:t>
            </w:r>
            <w:r>
              <w:rPr>
                <w:noProof/>
                <w:webHidden/>
              </w:rPr>
              <w:fldChar w:fldCharType="end"/>
            </w:r>
          </w:hyperlink>
        </w:p>
        <w:p w14:paraId="2CBD2C0F" w14:textId="4D2CB058" w:rsidR="00035C3D" w:rsidRDefault="00035C3D">
          <w:pPr>
            <w:pStyle w:val="TOC2"/>
            <w:tabs>
              <w:tab w:val="right" w:leader="dot" w:pos="9350"/>
            </w:tabs>
            <w:rPr>
              <w:rFonts w:eastAsiaTheme="minorEastAsia"/>
              <w:noProof/>
            </w:rPr>
          </w:pPr>
          <w:hyperlink w:anchor="_Toc211607149" w:history="1">
            <w:r w:rsidRPr="006639E9">
              <w:rPr>
                <w:rStyle w:val="Hyperlink"/>
                <w:noProof/>
              </w:rPr>
              <w:t>1.1. Introduction and Motivation</w:t>
            </w:r>
            <w:r>
              <w:rPr>
                <w:noProof/>
                <w:webHidden/>
              </w:rPr>
              <w:tab/>
            </w:r>
            <w:r>
              <w:rPr>
                <w:noProof/>
                <w:webHidden/>
              </w:rPr>
              <w:fldChar w:fldCharType="begin"/>
            </w:r>
            <w:r>
              <w:rPr>
                <w:noProof/>
                <w:webHidden/>
              </w:rPr>
              <w:instrText xml:space="preserve"> PAGEREF _Toc211607149 \h </w:instrText>
            </w:r>
            <w:r>
              <w:rPr>
                <w:noProof/>
                <w:webHidden/>
              </w:rPr>
            </w:r>
            <w:r>
              <w:rPr>
                <w:noProof/>
                <w:webHidden/>
              </w:rPr>
              <w:fldChar w:fldCharType="separate"/>
            </w:r>
            <w:r w:rsidR="00A27512">
              <w:rPr>
                <w:noProof/>
                <w:webHidden/>
              </w:rPr>
              <w:t>4</w:t>
            </w:r>
            <w:r>
              <w:rPr>
                <w:noProof/>
                <w:webHidden/>
              </w:rPr>
              <w:fldChar w:fldCharType="end"/>
            </w:r>
          </w:hyperlink>
        </w:p>
        <w:p w14:paraId="704FF9F0" w14:textId="38677B94" w:rsidR="00035C3D" w:rsidRDefault="00035C3D">
          <w:pPr>
            <w:pStyle w:val="TOC2"/>
            <w:tabs>
              <w:tab w:val="right" w:leader="dot" w:pos="9350"/>
            </w:tabs>
            <w:rPr>
              <w:rFonts w:eastAsiaTheme="minorEastAsia"/>
              <w:noProof/>
            </w:rPr>
          </w:pPr>
          <w:hyperlink w:anchor="_Toc211607150" w:history="1">
            <w:r w:rsidRPr="006639E9">
              <w:rPr>
                <w:rStyle w:val="Hyperlink"/>
                <w:noProof/>
              </w:rPr>
              <w:t>1.2. Application and Usage of Autonomous Drones</w:t>
            </w:r>
            <w:r>
              <w:rPr>
                <w:noProof/>
                <w:webHidden/>
              </w:rPr>
              <w:tab/>
            </w:r>
            <w:r>
              <w:rPr>
                <w:noProof/>
                <w:webHidden/>
              </w:rPr>
              <w:fldChar w:fldCharType="begin"/>
            </w:r>
            <w:r>
              <w:rPr>
                <w:noProof/>
                <w:webHidden/>
              </w:rPr>
              <w:instrText xml:space="preserve"> PAGEREF _Toc211607150 \h </w:instrText>
            </w:r>
            <w:r>
              <w:rPr>
                <w:noProof/>
                <w:webHidden/>
              </w:rPr>
            </w:r>
            <w:r>
              <w:rPr>
                <w:noProof/>
                <w:webHidden/>
              </w:rPr>
              <w:fldChar w:fldCharType="separate"/>
            </w:r>
            <w:r w:rsidR="00A27512">
              <w:rPr>
                <w:noProof/>
                <w:webHidden/>
              </w:rPr>
              <w:t>4</w:t>
            </w:r>
            <w:r>
              <w:rPr>
                <w:noProof/>
                <w:webHidden/>
              </w:rPr>
              <w:fldChar w:fldCharType="end"/>
            </w:r>
          </w:hyperlink>
        </w:p>
        <w:p w14:paraId="473458C2" w14:textId="1AD14E32" w:rsidR="00035C3D" w:rsidRDefault="00035C3D">
          <w:pPr>
            <w:pStyle w:val="TOC2"/>
            <w:tabs>
              <w:tab w:val="right" w:leader="dot" w:pos="9350"/>
            </w:tabs>
            <w:rPr>
              <w:rFonts w:eastAsiaTheme="minorEastAsia"/>
              <w:noProof/>
            </w:rPr>
          </w:pPr>
          <w:hyperlink w:anchor="_Toc211607151" w:history="1">
            <w:r w:rsidRPr="006639E9">
              <w:rPr>
                <w:rStyle w:val="Hyperlink"/>
                <w:noProof/>
              </w:rPr>
              <w:t>1.3. Project Scope and Objectives</w:t>
            </w:r>
            <w:r>
              <w:rPr>
                <w:noProof/>
                <w:webHidden/>
              </w:rPr>
              <w:tab/>
            </w:r>
            <w:r>
              <w:rPr>
                <w:noProof/>
                <w:webHidden/>
              </w:rPr>
              <w:fldChar w:fldCharType="begin"/>
            </w:r>
            <w:r>
              <w:rPr>
                <w:noProof/>
                <w:webHidden/>
              </w:rPr>
              <w:instrText xml:space="preserve"> PAGEREF _Toc211607151 \h </w:instrText>
            </w:r>
            <w:r>
              <w:rPr>
                <w:noProof/>
                <w:webHidden/>
              </w:rPr>
            </w:r>
            <w:r>
              <w:rPr>
                <w:noProof/>
                <w:webHidden/>
              </w:rPr>
              <w:fldChar w:fldCharType="separate"/>
            </w:r>
            <w:r w:rsidR="00A27512">
              <w:rPr>
                <w:noProof/>
                <w:webHidden/>
              </w:rPr>
              <w:t>4</w:t>
            </w:r>
            <w:r>
              <w:rPr>
                <w:noProof/>
                <w:webHidden/>
              </w:rPr>
              <w:fldChar w:fldCharType="end"/>
            </w:r>
          </w:hyperlink>
        </w:p>
        <w:p w14:paraId="3E3DEBF5" w14:textId="3814EB98" w:rsidR="00035C3D" w:rsidRDefault="00035C3D">
          <w:pPr>
            <w:pStyle w:val="TOC1"/>
            <w:tabs>
              <w:tab w:val="right" w:leader="dot" w:pos="9350"/>
            </w:tabs>
            <w:rPr>
              <w:rFonts w:eastAsiaTheme="minorEastAsia"/>
              <w:noProof/>
            </w:rPr>
          </w:pPr>
          <w:hyperlink w:anchor="_Toc211607152" w:history="1">
            <w:r w:rsidRPr="006639E9">
              <w:rPr>
                <w:rStyle w:val="Hyperlink"/>
                <w:noProof/>
              </w:rPr>
              <w:t>Chapter 2: Literature Review and Platform Analysis</w:t>
            </w:r>
            <w:r>
              <w:rPr>
                <w:noProof/>
                <w:webHidden/>
              </w:rPr>
              <w:tab/>
            </w:r>
            <w:r>
              <w:rPr>
                <w:noProof/>
                <w:webHidden/>
              </w:rPr>
              <w:fldChar w:fldCharType="begin"/>
            </w:r>
            <w:r>
              <w:rPr>
                <w:noProof/>
                <w:webHidden/>
              </w:rPr>
              <w:instrText xml:space="preserve"> PAGEREF _Toc211607152 \h </w:instrText>
            </w:r>
            <w:r>
              <w:rPr>
                <w:noProof/>
                <w:webHidden/>
              </w:rPr>
            </w:r>
            <w:r>
              <w:rPr>
                <w:noProof/>
                <w:webHidden/>
              </w:rPr>
              <w:fldChar w:fldCharType="separate"/>
            </w:r>
            <w:r w:rsidR="00A27512">
              <w:rPr>
                <w:noProof/>
                <w:webHidden/>
              </w:rPr>
              <w:t>5</w:t>
            </w:r>
            <w:r>
              <w:rPr>
                <w:noProof/>
                <w:webHidden/>
              </w:rPr>
              <w:fldChar w:fldCharType="end"/>
            </w:r>
          </w:hyperlink>
        </w:p>
        <w:p w14:paraId="6891FBE7" w14:textId="1084491B" w:rsidR="00035C3D" w:rsidRDefault="00035C3D">
          <w:pPr>
            <w:pStyle w:val="TOC2"/>
            <w:tabs>
              <w:tab w:val="right" w:leader="dot" w:pos="9350"/>
            </w:tabs>
            <w:rPr>
              <w:rFonts w:eastAsiaTheme="minorEastAsia"/>
              <w:noProof/>
            </w:rPr>
          </w:pPr>
          <w:hyperlink w:anchor="_Toc211607153" w:history="1">
            <w:r w:rsidRPr="006639E9">
              <w:rPr>
                <w:rStyle w:val="Hyperlink"/>
                <w:noProof/>
              </w:rPr>
              <w:t>2.1. Deep Reinforcement Learning (DRL) Overview</w:t>
            </w:r>
            <w:r>
              <w:rPr>
                <w:noProof/>
                <w:webHidden/>
              </w:rPr>
              <w:tab/>
            </w:r>
            <w:r>
              <w:rPr>
                <w:noProof/>
                <w:webHidden/>
              </w:rPr>
              <w:fldChar w:fldCharType="begin"/>
            </w:r>
            <w:r>
              <w:rPr>
                <w:noProof/>
                <w:webHidden/>
              </w:rPr>
              <w:instrText xml:space="preserve"> PAGEREF _Toc211607153 \h </w:instrText>
            </w:r>
            <w:r>
              <w:rPr>
                <w:noProof/>
                <w:webHidden/>
              </w:rPr>
            </w:r>
            <w:r>
              <w:rPr>
                <w:noProof/>
                <w:webHidden/>
              </w:rPr>
              <w:fldChar w:fldCharType="separate"/>
            </w:r>
            <w:r w:rsidR="00A27512">
              <w:rPr>
                <w:noProof/>
                <w:webHidden/>
              </w:rPr>
              <w:t>5</w:t>
            </w:r>
            <w:r>
              <w:rPr>
                <w:noProof/>
                <w:webHidden/>
              </w:rPr>
              <w:fldChar w:fldCharType="end"/>
            </w:r>
          </w:hyperlink>
        </w:p>
        <w:p w14:paraId="4379CE52" w14:textId="072C6078" w:rsidR="00035C3D" w:rsidRDefault="00035C3D">
          <w:pPr>
            <w:pStyle w:val="TOC3"/>
            <w:tabs>
              <w:tab w:val="right" w:leader="dot" w:pos="9350"/>
            </w:tabs>
            <w:rPr>
              <w:rFonts w:eastAsiaTheme="minorEastAsia"/>
              <w:noProof/>
            </w:rPr>
          </w:pPr>
          <w:hyperlink w:anchor="_Toc211607154" w:history="1">
            <w:r w:rsidRPr="006639E9">
              <w:rPr>
                <w:rStyle w:val="Hyperlink"/>
                <w:noProof/>
              </w:rPr>
              <w:t>2.1.1. Policy-Gradient Methods</w:t>
            </w:r>
            <w:r>
              <w:rPr>
                <w:noProof/>
                <w:webHidden/>
              </w:rPr>
              <w:tab/>
            </w:r>
            <w:r>
              <w:rPr>
                <w:noProof/>
                <w:webHidden/>
              </w:rPr>
              <w:fldChar w:fldCharType="begin"/>
            </w:r>
            <w:r>
              <w:rPr>
                <w:noProof/>
                <w:webHidden/>
              </w:rPr>
              <w:instrText xml:space="preserve"> PAGEREF _Toc211607154 \h </w:instrText>
            </w:r>
            <w:r>
              <w:rPr>
                <w:noProof/>
                <w:webHidden/>
              </w:rPr>
            </w:r>
            <w:r>
              <w:rPr>
                <w:noProof/>
                <w:webHidden/>
              </w:rPr>
              <w:fldChar w:fldCharType="separate"/>
            </w:r>
            <w:r w:rsidR="00A27512">
              <w:rPr>
                <w:noProof/>
                <w:webHidden/>
              </w:rPr>
              <w:t>5</w:t>
            </w:r>
            <w:r>
              <w:rPr>
                <w:noProof/>
                <w:webHidden/>
              </w:rPr>
              <w:fldChar w:fldCharType="end"/>
            </w:r>
          </w:hyperlink>
        </w:p>
        <w:p w14:paraId="32ECEDDE" w14:textId="4C7D8CD2" w:rsidR="00035C3D" w:rsidRDefault="00035C3D">
          <w:pPr>
            <w:pStyle w:val="TOC2"/>
            <w:tabs>
              <w:tab w:val="right" w:leader="dot" w:pos="9350"/>
            </w:tabs>
            <w:rPr>
              <w:rFonts w:eastAsiaTheme="minorEastAsia"/>
              <w:noProof/>
            </w:rPr>
          </w:pPr>
          <w:r>
            <w:fldChar w:fldCharType="begin"/>
          </w:r>
          <w:r>
            <w:instrText>HYPERLINK \l "_Toc211607155"</w:instrText>
          </w:r>
          <w:r>
            <w:fldChar w:fldCharType="separate"/>
          </w:r>
          <w:r w:rsidRPr="006639E9">
            <w:rPr>
              <w:rStyle w:val="Hyperlink"/>
              <w:noProof/>
            </w:rPr>
            <w:t>2.2. Comparative Simulator Analysis</w:t>
          </w:r>
          <w:r>
            <w:rPr>
              <w:noProof/>
              <w:webHidden/>
            </w:rPr>
            <w:tab/>
          </w:r>
          <w:r>
            <w:rPr>
              <w:noProof/>
              <w:webHidden/>
            </w:rPr>
            <w:fldChar w:fldCharType="begin"/>
          </w:r>
          <w:r>
            <w:rPr>
              <w:noProof/>
              <w:webHidden/>
            </w:rPr>
            <w:instrText xml:space="preserve"> PAGEREF _Toc211607155 \h </w:instrText>
          </w:r>
          <w:r>
            <w:rPr>
              <w:noProof/>
              <w:webHidden/>
            </w:rPr>
          </w:r>
          <w:r>
            <w:rPr>
              <w:noProof/>
              <w:webHidden/>
            </w:rPr>
            <w:fldChar w:fldCharType="separate"/>
          </w:r>
          <w:ins w:id="0" w:author="محمد  عالم الامين" w:date="2025-10-20T08:04:00Z" w16du:dateUtc="2025-10-20T05:04:00Z">
            <w:r w:rsidR="00A27512">
              <w:rPr>
                <w:noProof/>
                <w:webHidden/>
              </w:rPr>
              <w:t>6</w:t>
            </w:r>
          </w:ins>
          <w:del w:id="1" w:author="محمد  عالم الامين" w:date="2025-10-20T08:04:00Z" w16du:dateUtc="2025-10-20T05:04:00Z">
            <w:r w:rsidDel="00A27512">
              <w:rPr>
                <w:noProof/>
                <w:webHidden/>
              </w:rPr>
              <w:delText>5</w:delText>
            </w:r>
          </w:del>
          <w:r>
            <w:rPr>
              <w:noProof/>
              <w:webHidden/>
            </w:rPr>
            <w:fldChar w:fldCharType="end"/>
          </w:r>
          <w:r>
            <w:fldChar w:fldCharType="end"/>
          </w:r>
        </w:p>
        <w:p w14:paraId="466E1B77" w14:textId="4337C349" w:rsidR="00035C3D" w:rsidRDefault="00035C3D">
          <w:pPr>
            <w:pStyle w:val="TOC2"/>
            <w:tabs>
              <w:tab w:val="right" w:leader="dot" w:pos="9350"/>
            </w:tabs>
            <w:rPr>
              <w:rFonts w:eastAsiaTheme="minorEastAsia"/>
              <w:noProof/>
            </w:rPr>
          </w:pPr>
          <w:hyperlink w:anchor="_Toc211607156" w:history="1">
            <w:r w:rsidRPr="006639E9">
              <w:rPr>
                <w:rStyle w:val="Hyperlink"/>
                <w:noProof/>
              </w:rPr>
              <w:t>2.3. Classical Control Baseline</w:t>
            </w:r>
            <w:r>
              <w:rPr>
                <w:noProof/>
                <w:webHidden/>
              </w:rPr>
              <w:tab/>
            </w:r>
            <w:r>
              <w:rPr>
                <w:noProof/>
                <w:webHidden/>
              </w:rPr>
              <w:fldChar w:fldCharType="begin"/>
            </w:r>
            <w:r>
              <w:rPr>
                <w:noProof/>
                <w:webHidden/>
              </w:rPr>
              <w:instrText xml:space="preserve"> PAGEREF _Toc211607156 \h </w:instrText>
            </w:r>
            <w:r>
              <w:rPr>
                <w:noProof/>
                <w:webHidden/>
              </w:rPr>
            </w:r>
            <w:r>
              <w:rPr>
                <w:noProof/>
                <w:webHidden/>
              </w:rPr>
              <w:fldChar w:fldCharType="separate"/>
            </w:r>
            <w:r w:rsidR="00A27512">
              <w:rPr>
                <w:noProof/>
                <w:webHidden/>
              </w:rPr>
              <w:t>6</w:t>
            </w:r>
            <w:r>
              <w:rPr>
                <w:noProof/>
                <w:webHidden/>
              </w:rPr>
              <w:fldChar w:fldCharType="end"/>
            </w:r>
          </w:hyperlink>
        </w:p>
        <w:p w14:paraId="09207874" w14:textId="4D4BB0DE" w:rsidR="00035C3D" w:rsidRDefault="00035C3D">
          <w:pPr>
            <w:pStyle w:val="TOC1"/>
            <w:tabs>
              <w:tab w:val="right" w:leader="dot" w:pos="9350"/>
            </w:tabs>
            <w:rPr>
              <w:rFonts w:eastAsiaTheme="minorEastAsia"/>
              <w:noProof/>
            </w:rPr>
          </w:pPr>
          <w:r>
            <w:fldChar w:fldCharType="begin"/>
          </w:r>
          <w:r>
            <w:instrText>HYPERLINK \l "_Toc211607157"</w:instrText>
          </w:r>
          <w:r>
            <w:fldChar w:fldCharType="separate"/>
          </w:r>
          <w:r w:rsidRPr="006639E9">
            <w:rPr>
              <w:rStyle w:val="Hyperlink"/>
              <w:noProof/>
            </w:rPr>
            <w:t>Chapter 3: Methodology and Implementation</w:t>
          </w:r>
          <w:r>
            <w:rPr>
              <w:noProof/>
              <w:webHidden/>
            </w:rPr>
            <w:tab/>
          </w:r>
          <w:r>
            <w:rPr>
              <w:noProof/>
              <w:webHidden/>
            </w:rPr>
            <w:fldChar w:fldCharType="begin"/>
          </w:r>
          <w:r>
            <w:rPr>
              <w:noProof/>
              <w:webHidden/>
            </w:rPr>
            <w:instrText xml:space="preserve"> PAGEREF _Toc211607157 \h </w:instrText>
          </w:r>
          <w:r>
            <w:rPr>
              <w:noProof/>
              <w:webHidden/>
            </w:rPr>
          </w:r>
          <w:r>
            <w:rPr>
              <w:noProof/>
              <w:webHidden/>
            </w:rPr>
            <w:fldChar w:fldCharType="separate"/>
          </w:r>
          <w:ins w:id="2" w:author="محمد  عالم الامين" w:date="2025-10-20T08:04:00Z" w16du:dateUtc="2025-10-20T05:04:00Z">
            <w:r w:rsidR="00A27512">
              <w:rPr>
                <w:noProof/>
                <w:webHidden/>
              </w:rPr>
              <w:t>7</w:t>
            </w:r>
          </w:ins>
          <w:del w:id="3" w:author="محمد  عالم الامين" w:date="2025-10-20T08:04:00Z" w16du:dateUtc="2025-10-20T05:04:00Z">
            <w:r w:rsidDel="00A27512">
              <w:rPr>
                <w:noProof/>
                <w:webHidden/>
              </w:rPr>
              <w:delText>6</w:delText>
            </w:r>
          </w:del>
          <w:r>
            <w:rPr>
              <w:noProof/>
              <w:webHidden/>
            </w:rPr>
            <w:fldChar w:fldCharType="end"/>
          </w:r>
          <w:r>
            <w:fldChar w:fldCharType="end"/>
          </w:r>
        </w:p>
        <w:p w14:paraId="3DB9B3E9" w14:textId="6BCD1D52" w:rsidR="00035C3D" w:rsidRDefault="00035C3D">
          <w:pPr>
            <w:pStyle w:val="TOC2"/>
            <w:tabs>
              <w:tab w:val="right" w:leader="dot" w:pos="9350"/>
            </w:tabs>
            <w:rPr>
              <w:rFonts w:eastAsiaTheme="minorEastAsia"/>
              <w:noProof/>
            </w:rPr>
          </w:pPr>
          <w:r>
            <w:fldChar w:fldCharType="begin"/>
          </w:r>
          <w:r>
            <w:instrText>HYPERLINK \l "_Toc211607158"</w:instrText>
          </w:r>
          <w:r>
            <w:fldChar w:fldCharType="separate"/>
          </w:r>
          <w:r w:rsidRPr="006639E9">
            <w:rPr>
              <w:rStyle w:val="Hyperlink"/>
              <w:noProof/>
            </w:rPr>
            <w:t>3.1. System Architecture and DRL Pipeline</w:t>
          </w:r>
          <w:r>
            <w:rPr>
              <w:noProof/>
              <w:webHidden/>
            </w:rPr>
            <w:tab/>
          </w:r>
          <w:r>
            <w:rPr>
              <w:noProof/>
              <w:webHidden/>
            </w:rPr>
            <w:fldChar w:fldCharType="begin"/>
          </w:r>
          <w:r>
            <w:rPr>
              <w:noProof/>
              <w:webHidden/>
            </w:rPr>
            <w:instrText xml:space="preserve"> PAGEREF _Toc211607158 \h </w:instrText>
          </w:r>
          <w:r>
            <w:rPr>
              <w:noProof/>
              <w:webHidden/>
            </w:rPr>
          </w:r>
          <w:r>
            <w:rPr>
              <w:noProof/>
              <w:webHidden/>
            </w:rPr>
            <w:fldChar w:fldCharType="separate"/>
          </w:r>
          <w:ins w:id="4" w:author="محمد  عالم الامين" w:date="2025-10-20T08:04:00Z" w16du:dateUtc="2025-10-20T05:04:00Z">
            <w:r w:rsidR="00A27512">
              <w:rPr>
                <w:noProof/>
                <w:webHidden/>
              </w:rPr>
              <w:t>7</w:t>
            </w:r>
          </w:ins>
          <w:del w:id="5" w:author="محمد  عالم الامين" w:date="2025-10-20T08:04:00Z" w16du:dateUtc="2025-10-20T05:04:00Z">
            <w:r w:rsidDel="00A27512">
              <w:rPr>
                <w:noProof/>
                <w:webHidden/>
              </w:rPr>
              <w:delText>6</w:delText>
            </w:r>
          </w:del>
          <w:r>
            <w:rPr>
              <w:noProof/>
              <w:webHidden/>
            </w:rPr>
            <w:fldChar w:fldCharType="end"/>
          </w:r>
          <w:r>
            <w:fldChar w:fldCharType="end"/>
          </w:r>
        </w:p>
        <w:p w14:paraId="1837CD36" w14:textId="36EAC97A" w:rsidR="00035C3D" w:rsidRDefault="00035C3D">
          <w:pPr>
            <w:pStyle w:val="TOC2"/>
            <w:tabs>
              <w:tab w:val="right" w:leader="dot" w:pos="9350"/>
            </w:tabs>
            <w:rPr>
              <w:rFonts w:eastAsiaTheme="minorEastAsia"/>
              <w:noProof/>
            </w:rPr>
          </w:pPr>
          <w:r>
            <w:fldChar w:fldCharType="begin"/>
          </w:r>
          <w:r>
            <w:instrText>HYPERLINK \l "_Toc211607159"</w:instrText>
          </w:r>
          <w:r>
            <w:fldChar w:fldCharType="separate"/>
          </w:r>
          <w:r w:rsidRPr="006639E9">
            <w:rPr>
              <w:rStyle w:val="Hyperlink"/>
              <w:noProof/>
            </w:rPr>
            <w:t>3.2. Webots Environment and Plant Calibration</w:t>
          </w:r>
          <w:r>
            <w:rPr>
              <w:noProof/>
              <w:webHidden/>
            </w:rPr>
            <w:tab/>
          </w:r>
          <w:r>
            <w:rPr>
              <w:noProof/>
              <w:webHidden/>
            </w:rPr>
            <w:fldChar w:fldCharType="begin"/>
          </w:r>
          <w:r>
            <w:rPr>
              <w:noProof/>
              <w:webHidden/>
            </w:rPr>
            <w:instrText xml:space="preserve"> PAGEREF _Toc211607159 \h </w:instrText>
          </w:r>
          <w:r>
            <w:rPr>
              <w:noProof/>
              <w:webHidden/>
            </w:rPr>
          </w:r>
          <w:r>
            <w:rPr>
              <w:noProof/>
              <w:webHidden/>
            </w:rPr>
            <w:fldChar w:fldCharType="separate"/>
          </w:r>
          <w:ins w:id="6" w:author="محمد  عالم الامين" w:date="2025-10-20T08:04:00Z" w16du:dateUtc="2025-10-20T05:04:00Z">
            <w:r w:rsidR="00A27512">
              <w:rPr>
                <w:noProof/>
                <w:webHidden/>
              </w:rPr>
              <w:t>8</w:t>
            </w:r>
          </w:ins>
          <w:del w:id="7" w:author="محمد  عالم الامين" w:date="2025-10-20T08:04:00Z" w16du:dateUtc="2025-10-20T05:04:00Z">
            <w:r w:rsidDel="00A27512">
              <w:rPr>
                <w:noProof/>
                <w:webHidden/>
              </w:rPr>
              <w:delText>6</w:delText>
            </w:r>
          </w:del>
          <w:r>
            <w:rPr>
              <w:noProof/>
              <w:webHidden/>
            </w:rPr>
            <w:fldChar w:fldCharType="end"/>
          </w:r>
          <w:r>
            <w:fldChar w:fldCharType="end"/>
          </w:r>
        </w:p>
        <w:p w14:paraId="2FC842BF" w14:textId="68401C5E" w:rsidR="00035C3D" w:rsidRDefault="00035C3D">
          <w:pPr>
            <w:pStyle w:val="TOC2"/>
            <w:tabs>
              <w:tab w:val="right" w:leader="dot" w:pos="9350"/>
            </w:tabs>
            <w:rPr>
              <w:rFonts w:eastAsiaTheme="minorEastAsia"/>
              <w:noProof/>
            </w:rPr>
          </w:pPr>
          <w:r>
            <w:fldChar w:fldCharType="begin"/>
          </w:r>
          <w:r>
            <w:instrText>HYPERLINK \l "_Toc211607160"</w:instrText>
          </w:r>
          <w:r>
            <w:fldChar w:fldCharType="separate"/>
          </w:r>
          <w:r w:rsidRPr="006639E9">
            <w:rPr>
              <w:rStyle w:val="Hyperlink"/>
              <w:noProof/>
            </w:rPr>
            <w:t>3.3. Deep Reinforcement Learning Design</w:t>
          </w:r>
          <w:r>
            <w:rPr>
              <w:noProof/>
              <w:webHidden/>
            </w:rPr>
            <w:tab/>
          </w:r>
          <w:r>
            <w:rPr>
              <w:noProof/>
              <w:webHidden/>
            </w:rPr>
            <w:fldChar w:fldCharType="begin"/>
          </w:r>
          <w:r>
            <w:rPr>
              <w:noProof/>
              <w:webHidden/>
            </w:rPr>
            <w:instrText xml:space="preserve"> PAGEREF _Toc211607160 \h </w:instrText>
          </w:r>
          <w:r>
            <w:rPr>
              <w:noProof/>
              <w:webHidden/>
            </w:rPr>
          </w:r>
          <w:r>
            <w:rPr>
              <w:noProof/>
              <w:webHidden/>
            </w:rPr>
            <w:fldChar w:fldCharType="separate"/>
          </w:r>
          <w:ins w:id="8" w:author="محمد  عالم الامين" w:date="2025-10-20T08:04:00Z" w16du:dateUtc="2025-10-20T05:04:00Z">
            <w:r w:rsidR="00A27512">
              <w:rPr>
                <w:noProof/>
                <w:webHidden/>
              </w:rPr>
              <w:t>8</w:t>
            </w:r>
          </w:ins>
          <w:del w:id="9" w:author="محمد  عالم الامين" w:date="2025-10-20T08:04:00Z" w16du:dateUtc="2025-10-20T05:04:00Z">
            <w:r w:rsidDel="00A27512">
              <w:rPr>
                <w:noProof/>
                <w:webHidden/>
              </w:rPr>
              <w:delText>7</w:delText>
            </w:r>
          </w:del>
          <w:r>
            <w:rPr>
              <w:noProof/>
              <w:webHidden/>
            </w:rPr>
            <w:fldChar w:fldCharType="end"/>
          </w:r>
          <w:r>
            <w:fldChar w:fldCharType="end"/>
          </w:r>
        </w:p>
        <w:p w14:paraId="30B560B8" w14:textId="7E8D3430" w:rsidR="00035C3D" w:rsidRDefault="00035C3D">
          <w:pPr>
            <w:pStyle w:val="TOC3"/>
            <w:tabs>
              <w:tab w:val="right" w:leader="dot" w:pos="9350"/>
            </w:tabs>
            <w:rPr>
              <w:rFonts w:eastAsiaTheme="minorEastAsia"/>
              <w:noProof/>
            </w:rPr>
          </w:pPr>
          <w:r>
            <w:fldChar w:fldCharType="begin"/>
          </w:r>
          <w:r>
            <w:instrText>HYPERLINK \l "_Toc211607161"</w:instrText>
          </w:r>
          <w:r>
            <w:fldChar w:fldCharType="separate"/>
          </w:r>
          <w:r w:rsidRPr="006639E9">
            <w:rPr>
              <w:rStyle w:val="Hyperlink"/>
              <w:noProof/>
            </w:rPr>
            <w:t>3.3.1. Action Space (</w:t>
          </w:r>
          <m:oMath>
            <m:r>
              <m:rPr>
                <m:sty m:val="p"/>
              </m:rPr>
              <w:rPr>
                <w:rStyle w:val="Hyperlink"/>
                <w:rFonts w:ascii="Cambria Math" w:hAnsi="Cambria Math"/>
                <w:noProof/>
              </w:rPr>
              <m:t>A</m:t>
            </m:r>
          </m:oMath>
          <w:r w:rsidRPr="006639E9">
            <w:rPr>
              <w:rStyle w:val="Hyperlink"/>
              <w:noProof/>
            </w:rPr>
            <w:t>)</w:t>
          </w:r>
          <w:r>
            <w:rPr>
              <w:noProof/>
              <w:webHidden/>
            </w:rPr>
            <w:tab/>
          </w:r>
          <w:r>
            <w:rPr>
              <w:noProof/>
              <w:webHidden/>
            </w:rPr>
            <w:fldChar w:fldCharType="begin"/>
          </w:r>
          <w:r>
            <w:rPr>
              <w:noProof/>
              <w:webHidden/>
            </w:rPr>
            <w:instrText xml:space="preserve"> PAGEREF _Toc211607161 \h </w:instrText>
          </w:r>
          <w:r>
            <w:rPr>
              <w:noProof/>
              <w:webHidden/>
            </w:rPr>
          </w:r>
          <w:r>
            <w:rPr>
              <w:noProof/>
              <w:webHidden/>
            </w:rPr>
            <w:fldChar w:fldCharType="separate"/>
          </w:r>
          <w:ins w:id="10" w:author="محمد  عالم الامين" w:date="2025-10-20T08:04:00Z" w16du:dateUtc="2025-10-20T05:04:00Z">
            <w:r w:rsidR="00A27512">
              <w:rPr>
                <w:noProof/>
                <w:webHidden/>
              </w:rPr>
              <w:t>8</w:t>
            </w:r>
          </w:ins>
          <w:del w:id="11" w:author="محمد  عالم الامين" w:date="2025-10-20T08:04:00Z" w16du:dateUtc="2025-10-20T05:04:00Z">
            <w:r w:rsidDel="00A27512">
              <w:rPr>
                <w:noProof/>
                <w:webHidden/>
              </w:rPr>
              <w:delText>7</w:delText>
            </w:r>
          </w:del>
          <w:r>
            <w:rPr>
              <w:noProof/>
              <w:webHidden/>
            </w:rPr>
            <w:fldChar w:fldCharType="end"/>
          </w:r>
          <w:r>
            <w:fldChar w:fldCharType="end"/>
          </w:r>
        </w:p>
        <w:p w14:paraId="394C49B0" w14:textId="0A1800D0" w:rsidR="00035C3D" w:rsidRDefault="00035C3D">
          <w:pPr>
            <w:pStyle w:val="TOC3"/>
            <w:tabs>
              <w:tab w:val="right" w:leader="dot" w:pos="9350"/>
            </w:tabs>
            <w:rPr>
              <w:rFonts w:eastAsiaTheme="minorEastAsia"/>
              <w:noProof/>
            </w:rPr>
          </w:pPr>
          <w:r>
            <w:fldChar w:fldCharType="begin"/>
          </w:r>
          <w:r>
            <w:instrText>HYPERLINK \l "_Toc211607162"</w:instrText>
          </w:r>
          <w:r>
            <w:fldChar w:fldCharType="separate"/>
          </w:r>
          <w:r w:rsidRPr="006639E9">
            <w:rPr>
              <w:rStyle w:val="Hyperlink"/>
              <w:noProof/>
            </w:rPr>
            <w:t>3.3.2. Observation Space (</w:t>
          </w:r>
          <m:oMath>
            <m:r>
              <m:rPr>
                <m:sty m:val="p"/>
              </m:rPr>
              <w:rPr>
                <w:rStyle w:val="Hyperlink"/>
                <w:rFonts w:ascii="Cambria Math" w:hAnsi="Cambria Math"/>
                <w:noProof/>
              </w:rPr>
              <m:t>S</m:t>
            </m:r>
          </m:oMath>
          <w:r w:rsidRPr="006639E9">
            <w:rPr>
              <w:rStyle w:val="Hyperlink"/>
              <w:noProof/>
            </w:rPr>
            <w:t>)</w:t>
          </w:r>
          <w:r>
            <w:rPr>
              <w:noProof/>
              <w:webHidden/>
            </w:rPr>
            <w:tab/>
          </w:r>
          <w:r>
            <w:rPr>
              <w:noProof/>
              <w:webHidden/>
            </w:rPr>
            <w:fldChar w:fldCharType="begin"/>
          </w:r>
          <w:r>
            <w:rPr>
              <w:noProof/>
              <w:webHidden/>
            </w:rPr>
            <w:instrText xml:space="preserve"> PAGEREF _Toc211607162 \h </w:instrText>
          </w:r>
          <w:r>
            <w:rPr>
              <w:noProof/>
              <w:webHidden/>
            </w:rPr>
          </w:r>
          <w:r>
            <w:rPr>
              <w:noProof/>
              <w:webHidden/>
            </w:rPr>
            <w:fldChar w:fldCharType="separate"/>
          </w:r>
          <w:ins w:id="12" w:author="محمد  عالم الامين" w:date="2025-10-20T08:04:00Z" w16du:dateUtc="2025-10-20T05:04:00Z">
            <w:r w:rsidR="00A27512">
              <w:rPr>
                <w:noProof/>
                <w:webHidden/>
              </w:rPr>
              <w:t>8</w:t>
            </w:r>
          </w:ins>
          <w:del w:id="13" w:author="محمد  عالم الامين" w:date="2025-10-20T08:04:00Z" w16du:dateUtc="2025-10-20T05:04:00Z">
            <w:r w:rsidDel="00A27512">
              <w:rPr>
                <w:noProof/>
                <w:webHidden/>
              </w:rPr>
              <w:delText>7</w:delText>
            </w:r>
          </w:del>
          <w:r>
            <w:rPr>
              <w:noProof/>
              <w:webHidden/>
            </w:rPr>
            <w:fldChar w:fldCharType="end"/>
          </w:r>
          <w:r>
            <w:fldChar w:fldCharType="end"/>
          </w:r>
        </w:p>
        <w:p w14:paraId="3EB3AC6B" w14:textId="55E3EA47" w:rsidR="00035C3D" w:rsidRDefault="00035C3D">
          <w:pPr>
            <w:pStyle w:val="TOC3"/>
            <w:tabs>
              <w:tab w:val="right" w:leader="dot" w:pos="9350"/>
            </w:tabs>
            <w:rPr>
              <w:rFonts w:eastAsiaTheme="minorEastAsia"/>
              <w:noProof/>
            </w:rPr>
          </w:pPr>
          <w:r>
            <w:fldChar w:fldCharType="begin"/>
          </w:r>
          <w:r>
            <w:instrText>HYPERLINK \l "_Toc211607163"</w:instrText>
          </w:r>
          <w:r>
            <w:fldChar w:fldCharType="separate"/>
          </w:r>
          <w:r w:rsidRPr="006639E9">
            <w:rPr>
              <w:rStyle w:val="Hyperlink"/>
              <w:noProof/>
            </w:rPr>
            <w:t>3.3.3. Reward Function (</w:t>
          </w:r>
          <m:oMath>
            <m:r>
              <m:rPr>
                <m:sty m:val="p"/>
              </m:rPr>
              <w:rPr>
                <w:rStyle w:val="Hyperlink"/>
                <w:rFonts w:ascii="Cambria Math" w:hAnsi="Cambria Math"/>
                <w:noProof/>
              </w:rPr>
              <m:t>R</m:t>
            </m:r>
          </m:oMath>
          <w:r w:rsidRPr="006639E9">
            <w:rPr>
              <w:rStyle w:val="Hyperlink"/>
              <w:noProof/>
            </w:rPr>
            <w:t>)</w:t>
          </w:r>
          <w:r>
            <w:rPr>
              <w:noProof/>
              <w:webHidden/>
            </w:rPr>
            <w:tab/>
          </w:r>
          <w:r>
            <w:rPr>
              <w:noProof/>
              <w:webHidden/>
            </w:rPr>
            <w:fldChar w:fldCharType="begin"/>
          </w:r>
          <w:r>
            <w:rPr>
              <w:noProof/>
              <w:webHidden/>
            </w:rPr>
            <w:instrText xml:space="preserve"> PAGEREF _Toc211607163 \h </w:instrText>
          </w:r>
          <w:r>
            <w:rPr>
              <w:noProof/>
              <w:webHidden/>
            </w:rPr>
          </w:r>
          <w:r>
            <w:rPr>
              <w:noProof/>
              <w:webHidden/>
            </w:rPr>
            <w:fldChar w:fldCharType="separate"/>
          </w:r>
          <w:ins w:id="14" w:author="محمد  عالم الامين" w:date="2025-10-20T08:04:00Z" w16du:dateUtc="2025-10-20T05:04:00Z">
            <w:r w:rsidR="00A27512">
              <w:rPr>
                <w:noProof/>
                <w:webHidden/>
              </w:rPr>
              <w:t>8</w:t>
            </w:r>
          </w:ins>
          <w:del w:id="15" w:author="محمد  عالم الامين" w:date="2025-10-20T08:04:00Z" w16du:dateUtc="2025-10-20T05:04:00Z">
            <w:r w:rsidDel="00A27512">
              <w:rPr>
                <w:noProof/>
                <w:webHidden/>
              </w:rPr>
              <w:delText>7</w:delText>
            </w:r>
          </w:del>
          <w:r>
            <w:rPr>
              <w:noProof/>
              <w:webHidden/>
            </w:rPr>
            <w:fldChar w:fldCharType="end"/>
          </w:r>
          <w:r>
            <w:fldChar w:fldCharType="end"/>
          </w:r>
        </w:p>
        <w:p w14:paraId="0DEA69A7" w14:textId="239F80E8" w:rsidR="00035C3D" w:rsidRDefault="00035C3D">
          <w:pPr>
            <w:pStyle w:val="TOC1"/>
            <w:tabs>
              <w:tab w:val="right" w:leader="dot" w:pos="9350"/>
            </w:tabs>
            <w:rPr>
              <w:rFonts w:eastAsiaTheme="minorEastAsia"/>
              <w:noProof/>
            </w:rPr>
          </w:pPr>
          <w:r>
            <w:fldChar w:fldCharType="begin"/>
          </w:r>
          <w:r>
            <w:instrText>HYPERLINK \l "_Toc211607164"</w:instrText>
          </w:r>
          <w:r>
            <w:fldChar w:fldCharType="separate"/>
          </w:r>
          <w:r w:rsidRPr="006639E9">
            <w:rPr>
              <w:rStyle w:val="Hyperlink"/>
              <w:noProof/>
            </w:rPr>
            <w:t>Chapter 4: Results and Evaluation (Planned)</w:t>
          </w:r>
          <w:r>
            <w:rPr>
              <w:noProof/>
              <w:webHidden/>
            </w:rPr>
            <w:tab/>
          </w:r>
          <w:r>
            <w:rPr>
              <w:noProof/>
              <w:webHidden/>
            </w:rPr>
            <w:fldChar w:fldCharType="begin"/>
          </w:r>
          <w:r>
            <w:rPr>
              <w:noProof/>
              <w:webHidden/>
            </w:rPr>
            <w:instrText xml:space="preserve"> PAGEREF _Toc211607164 \h </w:instrText>
          </w:r>
          <w:r>
            <w:rPr>
              <w:noProof/>
              <w:webHidden/>
            </w:rPr>
          </w:r>
          <w:r>
            <w:rPr>
              <w:noProof/>
              <w:webHidden/>
            </w:rPr>
            <w:fldChar w:fldCharType="separate"/>
          </w:r>
          <w:ins w:id="16" w:author="محمد  عالم الامين" w:date="2025-10-20T08:04:00Z" w16du:dateUtc="2025-10-20T05:04:00Z">
            <w:r w:rsidR="00A27512">
              <w:rPr>
                <w:noProof/>
                <w:webHidden/>
              </w:rPr>
              <w:t>9</w:t>
            </w:r>
          </w:ins>
          <w:del w:id="17" w:author="محمد  عالم الامين" w:date="2025-10-20T08:04:00Z" w16du:dateUtc="2025-10-20T05:04:00Z">
            <w:r w:rsidDel="00A27512">
              <w:rPr>
                <w:noProof/>
                <w:webHidden/>
              </w:rPr>
              <w:delText>8</w:delText>
            </w:r>
          </w:del>
          <w:r>
            <w:rPr>
              <w:noProof/>
              <w:webHidden/>
            </w:rPr>
            <w:fldChar w:fldCharType="end"/>
          </w:r>
          <w:r>
            <w:fldChar w:fldCharType="end"/>
          </w:r>
        </w:p>
        <w:p w14:paraId="74E3EAE8" w14:textId="45D56536" w:rsidR="00035C3D" w:rsidRDefault="00035C3D">
          <w:pPr>
            <w:pStyle w:val="TOC1"/>
            <w:tabs>
              <w:tab w:val="right" w:leader="dot" w:pos="9350"/>
            </w:tabs>
            <w:rPr>
              <w:rFonts w:eastAsiaTheme="minorEastAsia"/>
              <w:noProof/>
            </w:rPr>
          </w:pPr>
          <w:hyperlink w:anchor="_Toc211607165" w:history="1">
            <w:r w:rsidRPr="006639E9">
              <w:rPr>
                <w:rStyle w:val="Hyperlink"/>
                <w:noProof/>
              </w:rPr>
              <w:t>Chapter 5: Conclusion and Future Work</w:t>
            </w:r>
            <w:r>
              <w:rPr>
                <w:noProof/>
                <w:webHidden/>
              </w:rPr>
              <w:tab/>
            </w:r>
            <w:r>
              <w:rPr>
                <w:noProof/>
                <w:webHidden/>
              </w:rPr>
              <w:fldChar w:fldCharType="begin"/>
            </w:r>
            <w:r>
              <w:rPr>
                <w:noProof/>
                <w:webHidden/>
              </w:rPr>
              <w:instrText xml:space="preserve"> PAGEREF _Toc211607165 \h </w:instrText>
            </w:r>
            <w:r>
              <w:rPr>
                <w:noProof/>
                <w:webHidden/>
              </w:rPr>
            </w:r>
            <w:r>
              <w:rPr>
                <w:noProof/>
                <w:webHidden/>
              </w:rPr>
              <w:fldChar w:fldCharType="separate"/>
            </w:r>
            <w:r w:rsidR="00A27512">
              <w:rPr>
                <w:noProof/>
                <w:webHidden/>
              </w:rPr>
              <w:t>9</w:t>
            </w:r>
            <w:r>
              <w:rPr>
                <w:noProof/>
                <w:webHidden/>
              </w:rPr>
              <w:fldChar w:fldCharType="end"/>
            </w:r>
          </w:hyperlink>
        </w:p>
        <w:p w14:paraId="66B7ABCF" w14:textId="47D3FD3A" w:rsidR="00035C3D" w:rsidRDefault="00035C3D">
          <w:pPr>
            <w:pStyle w:val="TOC2"/>
            <w:tabs>
              <w:tab w:val="right" w:leader="dot" w:pos="9350"/>
            </w:tabs>
            <w:rPr>
              <w:rFonts w:eastAsiaTheme="minorEastAsia"/>
              <w:noProof/>
            </w:rPr>
          </w:pPr>
          <w:hyperlink w:anchor="_Toc211607166" w:history="1">
            <w:r w:rsidRPr="006639E9">
              <w:rPr>
                <w:rStyle w:val="Hyperlink"/>
                <w:noProof/>
              </w:rPr>
              <w:t>5.1. Conclusion</w:t>
            </w:r>
            <w:r>
              <w:rPr>
                <w:noProof/>
                <w:webHidden/>
              </w:rPr>
              <w:tab/>
            </w:r>
            <w:r>
              <w:rPr>
                <w:noProof/>
                <w:webHidden/>
              </w:rPr>
              <w:fldChar w:fldCharType="begin"/>
            </w:r>
            <w:r>
              <w:rPr>
                <w:noProof/>
                <w:webHidden/>
              </w:rPr>
              <w:instrText xml:space="preserve"> PAGEREF _Toc211607166 \h </w:instrText>
            </w:r>
            <w:r>
              <w:rPr>
                <w:noProof/>
                <w:webHidden/>
              </w:rPr>
            </w:r>
            <w:r>
              <w:rPr>
                <w:noProof/>
                <w:webHidden/>
              </w:rPr>
              <w:fldChar w:fldCharType="separate"/>
            </w:r>
            <w:r w:rsidR="00A27512">
              <w:rPr>
                <w:noProof/>
                <w:webHidden/>
              </w:rPr>
              <w:t>9</w:t>
            </w:r>
            <w:r>
              <w:rPr>
                <w:noProof/>
                <w:webHidden/>
              </w:rPr>
              <w:fldChar w:fldCharType="end"/>
            </w:r>
          </w:hyperlink>
        </w:p>
        <w:p w14:paraId="2F4702D6" w14:textId="2AA68764" w:rsidR="00035C3D" w:rsidRDefault="00035C3D">
          <w:pPr>
            <w:pStyle w:val="TOC2"/>
            <w:tabs>
              <w:tab w:val="right" w:leader="dot" w:pos="9350"/>
            </w:tabs>
            <w:rPr>
              <w:rFonts w:eastAsiaTheme="minorEastAsia"/>
              <w:noProof/>
            </w:rPr>
          </w:pPr>
          <w:r>
            <w:fldChar w:fldCharType="begin"/>
          </w:r>
          <w:r>
            <w:instrText>HYPERLINK \l "_Toc211607167"</w:instrText>
          </w:r>
          <w:r>
            <w:fldChar w:fldCharType="separate"/>
          </w:r>
          <w:r w:rsidRPr="006639E9">
            <w:rPr>
              <w:rStyle w:val="Hyperlink"/>
              <w:noProof/>
            </w:rPr>
            <w:t>5.2. Future Work: FPGA Policy Deployment</w:t>
          </w:r>
          <w:r>
            <w:rPr>
              <w:noProof/>
              <w:webHidden/>
            </w:rPr>
            <w:tab/>
          </w:r>
          <w:r>
            <w:rPr>
              <w:noProof/>
              <w:webHidden/>
            </w:rPr>
            <w:fldChar w:fldCharType="begin"/>
          </w:r>
          <w:r>
            <w:rPr>
              <w:noProof/>
              <w:webHidden/>
            </w:rPr>
            <w:instrText xml:space="preserve"> PAGEREF _Toc211607167 \h </w:instrText>
          </w:r>
          <w:r>
            <w:rPr>
              <w:noProof/>
              <w:webHidden/>
            </w:rPr>
          </w:r>
          <w:r>
            <w:rPr>
              <w:noProof/>
              <w:webHidden/>
            </w:rPr>
            <w:fldChar w:fldCharType="separate"/>
          </w:r>
          <w:ins w:id="18" w:author="محمد  عالم الامين" w:date="2025-10-20T08:04:00Z" w16du:dateUtc="2025-10-20T05:04:00Z">
            <w:r w:rsidR="00A27512">
              <w:rPr>
                <w:noProof/>
                <w:webHidden/>
              </w:rPr>
              <w:t>10</w:t>
            </w:r>
          </w:ins>
          <w:del w:id="19" w:author="محمد  عالم الامين" w:date="2025-10-20T08:04:00Z" w16du:dateUtc="2025-10-20T05:04:00Z">
            <w:r w:rsidDel="00A27512">
              <w:rPr>
                <w:noProof/>
                <w:webHidden/>
              </w:rPr>
              <w:delText>9</w:delText>
            </w:r>
          </w:del>
          <w:r>
            <w:rPr>
              <w:noProof/>
              <w:webHidden/>
            </w:rPr>
            <w:fldChar w:fldCharType="end"/>
          </w:r>
          <w:r>
            <w:fldChar w:fldCharType="end"/>
          </w:r>
        </w:p>
        <w:p w14:paraId="52448F07" w14:textId="51A4E1B1" w:rsidR="00035C3D" w:rsidRDefault="00035C3D">
          <w:pPr>
            <w:pStyle w:val="TOC1"/>
            <w:tabs>
              <w:tab w:val="right" w:leader="dot" w:pos="9350"/>
            </w:tabs>
            <w:rPr>
              <w:rFonts w:eastAsiaTheme="minorEastAsia"/>
              <w:noProof/>
            </w:rPr>
          </w:pPr>
          <w:r>
            <w:fldChar w:fldCharType="begin"/>
          </w:r>
          <w:r>
            <w:instrText>HYPERLINK \l "_Toc211607168"</w:instrText>
          </w:r>
          <w:r>
            <w:fldChar w:fldCharType="separate"/>
          </w:r>
          <w:r w:rsidRPr="006639E9">
            <w:rPr>
              <w:rStyle w:val="Hyperlink"/>
              <w:noProof/>
            </w:rPr>
            <w:t>References</w:t>
          </w:r>
          <w:r>
            <w:rPr>
              <w:noProof/>
              <w:webHidden/>
            </w:rPr>
            <w:tab/>
          </w:r>
          <w:r>
            <w:rPr>
              <w:noProof/>
              <w:webHidden/>
            </w:rPr>
            <w:fldChar w:fldCharType="begin"/>
          </w:r>
          <w:r>
            <w:rPr>
              <w:noProof/>
              <w:webHidden/>
            </w:rPr>
            <w:instrText xml:space="preserve"> PAGEREF _Toc211607168 \h </w:instrText>
          </w:r>
          <w:r>
            <w:rPr>
              <w:noProof/>
              <w:webHidden/>
            </w:rPr>
          </w:r>
          <w:r>
            <w:rPr>
              <w:noProof/>
              <w:webHidden/>
            </w:rPr>
            <w:fldChar w:fldCharType="separate"/>
          </w:r>
          <w:ins w:id="20" w:author="محمد  عالم الامين" w:date="2025-10-20T08:04:00Z" w16du:dateUtc="2025-10-20T05:04:00Z">
            <w:r w:rsidR="00A27512">
              <w:rPr>
                <w:noProof/>
                <w:webHidden/>
              </w:rPr>
              <w:t>11</w:t>
            </w:r>
          </w:ins>
          <w:del w:id="21" w:author="محمد  عالم الامين" w:date="2025-10-20T08:04:00Z" w16du:dateUtc="2025-10-20T05:04:00Z">
            <w:r w:rsidDel="00A27512">
              <w:rPr>
                <w:noProof/>
                <w:webHidden/>
              </w:rPr>
              <w:delText>9</w:delText>
            </w:r>
          </w:del>
          <w:r>
            <w:rPr>
              <w:noProof/>
              <w:webHidden/>
            </w:rPr>
            <w:fldChar w:fldCharType="end"/>
          </w:r>
          <w:r>
            <w:fldChar w:fldCharType="end"/>
          </w:r>
        </w:p>
        <w:p w14:paraId="1D5981DC" w14:textId="2B2FDDBB" w:rsidR="009729D4" w:rsidRDefault="009729D4" w:rsidP="00DC7D7E">
          <w:pPr>
            <w:spacing w:after="0"/>
            <w:jc w:val="both"/>
          </w:pPr>
          <w:r>
            <w:rPr>
              <w:b/>
              <w:bCs/>
              <w:noProof/>
            </w:rPr>
            <w:fldChar w:fldCharType="end"/>
          </w:r>
        </w:p>
      </w:sdtContent>
    </w:sdt>
    <w:p w14:paraId="6AB07FDB" w14:textId="5A315F5F" w:rsidR="00AC17A2" w:rsidRPr="00AC17A2" w:rsidRDefault="00630331" w:rsidP="006F78EC">
      <w:pPr>
        <w:pStyle w:val="Heading1"/>
        <w:jc w:val="center"/>
        <w:rPr>
          <w:rFonts w:eastAsia="Times New Roman"/>
        </w:rPr>
      </w:pPr>
      <w:r w:rsidRPr="00853A41">
        <w:rPr>
          <w:rFonts w:ascii="Times New Roman" w:hAnsi="Times New Roman" w:cs="Times New Roman"/>
        </w:rPr>
        <w:br w:type="page"/>
      </w:r>
      <w:bookmarkStart w:id="22" w:name="_Toc211607146"/>
      <w:r w:rsidR="00AC17A2" w:rsidRPr="00AC17A2">
        <w:rPr>
          <w:rFonts w:eastAsia="Times New Roman"/>
        </w:rPr>
        <w:lastRenderedPageBreak/>
        <w:t>Acronyms and Abbreviations</w:t>
      </w:r>
      <w:bookmarkEnd w:id="22"/>
    </w:p>
    <w:tbl>
      <w:tblPr>
        <w:tblStyle w:val="TableGrid"/>
        <w:tblW w:w="9463" w:type="dxa"/>
        <w:jc w:val="center"/>
        <w:tblLook w:val="04A0" w:firstRow="1" w:lastRow="0" w:firstColumn="1" w:lastColumn="0" w:noHBand="0" w:noVBand="1"/>
      </w:tblPr>
      <w:tblGrid>
        <w:gridCol w:w="1190"/>
        <w:gridCol w:w="2594"/>
        <w:gridCol w:w="5679"/>
      </w:tblGrid>
      <w:tr w:rsidR="00AC17A2" w:rsidRPr="00AC17A2" w14:paraId="21A8E53D" w14:textId="77777777" w:rsidTr="006F78EC">
        <w:trPr>
          <w:jc w:val="center"/>
        </w:trPr>
        <w:tc>
          <w:tcPr>
            <w:tcW w:w="1190" w:type="dxa"/>
            <w:hideMark/>
          </w:tcPr>
          <w:p w14:paraId="1025F15B" w14:textId="77777777" w:rsidR="00AC17A2" w:rsidRPr="00AC17A2" w:rsidRDefault="00AC17A2" w:rsidP="006F78EC">
            <w:pPr>
              <w:spacing w:before="100" w:beforeAutospacing="1" w:after="100" w:afterAutospacing="1"/>
              <w:jc w:val="center"/>
              <w:rPr>
                <w:rFonts w:ascii="Times New Roman" w:eastAsia="Times New Roman" w:hAnsi="Times New Roman" w:cs="Times New Roman"/>
                <w:b/>
                <w:bCs/>
                <w:kern w:val="0"/>
                <w14:ligatures w14:val="none"/>
              </w:rPr>
            </w:pPr>
            <w:r w:rsidRPr="00AC17A2">
              <w:rPr>
                <w:rFonts w:ascii="Times New Roman" w:eastAsia="Times New Roman" w:hAnsi="Times New Roman" w:cs="Times New Roman"/>
                <w:b/>
                <w:bCs/>
                <w:kern w:val="0"/>
                <w14:ligatures w14:val="none"/>
              </w:rPr>
              <w:t>Acronym</w:t>
            </w:r>
          </w:p>
        </w:tc>
        <w:tc>
          <w:tcPr>
            <w:tcW w:w="2594" w:type="dxa"/>
            <w:hideMark/>
          </w:tcPr>
          <w:p w14:paraId="1AA8E45C" w14:textId="77777777" w:rsidR="00AC17A2" w:rsidRPr="00AC17A2" w:rsidRDefault="00AC17A2" w:rsidP="006F78EC">
            <w:pPr>
              <w:spacing w:before="100" w:beforeAutospacing="1" w:after="100" w:afterAutospacing="1"/>
              <w:jc w:val="center"/>
              <w:rPr>
                <w:rFonts w:ascii="Times New Roman" w:eastAsia="Times New Roman" w:hAnsi="Times New Roman" w:cs="Times New Roman"/>
                <w:b/>
                <w:bCs/>
                <w:kern w:val="0"/>
                <w14:ligatures w14:val="none"/>
              </w:rPr>
            </w:pPr>
            <w:r w:rsidRPr="00AC17A2">
              <w:rPr>
                <w:rFonts w:ascii="Times New Roman" w:eastAsia="Times New Roman" w:hAnsi="Times New Roman" w:cs="Times New Roman"/>
                <w:b/>
                <w:bCs/>
                <w:kern w:val="0"/>
                <w14:ligatures w14:val="none"/>
              </w:rPr>
              <w:t>Full Name</w:t>
            </w:r>
          </w:p>
        </w:tc>
        <w:tc>
          <w:tcPr>
            <w:tcW w:w="5679" w:type="dxa"/>
            <w:hideMark/>
          </w:tcPr>
          <w:p w14:paraId="5C4D6F04" w14:textId="77777777" w:rsidR="00AC17A2" w:rsidRPr="00AC17A2" w:rsidRDefault="00AC17A2" w:rsidP="006F78EC">
            <w:pPr>
              <w:spacing w:before="100" w:beforeAutospacing="1" w:after="100" w:afterAutospacing="1"/>
              <w:jc w:val="center"/>
              <w:rPr>
                <w:rFonts w:ascii="Times New Roman" w:eastAsia="Times New Roman" w:hAnsi="Times New Roman" w:cs="Times New Roman"/>
                <w:b/>
                <w:bCs/>
                <w:kern w:val="0"/>
                <w14:ligatures w14:val="none"/>
              </w:rPr>
            </w:pPr>
            <w:r w:rsidRPr="00AC17A2">
              <w:rPr>
                <w:rFonts w:ascii="Times New Roman" w:eastAsia="Times New Roman" w:hAnsi="Times New Roman" w:cs="Times New Roman"/>
                <w:b/>
                <w:bCs/>
                <w:kern w:val="0"/>
                <w14:ligatures w14:val="none"/>
              </w:rPr>
              <w:t>Description</w:t>
            </w:r>
          </w:p>
        </w:tc>
      </w:tr>
      <w:tr w:rsidR="00AC17A2" w:rsidRPr="00AC17A2" w14:paraId="2B41D253" w14:textId="77777777" w:rsidTr="006F78EC">
        <w:trPr>
          <w:jc w:val="center"/>
        </w:trPr>
        <w:tc>
          <w:tcPr>
            <w:tcW w:w="1190" w:type="dxa"/>
            <w:hideMark/>
          </w:tcPr>
          <w:p w14:paraId="676F2781" w14:textId="4C74693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A</m:t>
                </m:r>
              </m:oMath>
            </m:oMathPara>
          </w:p>
        </w:tc>
        <w:tc>
          <w:tcPr>
            <w:tcW w:w="2594" w:type="dxa"/>
            <w:hideMark/>
          </w:tcPr>
          <w:p w14:paraId="2E4B719B"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Action Space</w:t>
            </w:r>
          </w:p>
        </w:tc>
        <w:tc>
          <w:tcPr>
            <w:tcW w:w="5679" w:type="dxa"/>
            <w:hideMark/>
          </w:tcPr>
          <w:p w14:paraId="1F5216CF"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The set of all possible actions the DRL agent can take.</w:t>
            </w:r>
          </w:p>
        </w:tc>
      </w:tr>
      <w:tr w:rsidR="00AC17A2" w:rsidRPr="00AC17A2" w14:paraId="53707C2B" w14:textId="77777777" w:rsidTr="006F78EC">
        <w:trPr>
          <w:jc w:val="center"/>
        </w:trPr>
        <w:tc>
          <w:tcPr>
            <w:tcW w:w="1190" w:type="dxa"/>
            <w:hideMark/>
          </w:tcPr>
          <w:p w14:paraId="172E8CCD"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CV</w:t>
            </w:r>
          </w:p>
        </w:tc>
        <w:tc>
          <w:tcPr>
            <w:tcW w:w="2594" w:type="dxa"/>
            <w:hideMark/>
          </w:tcPr>
          <w:p w14:paraId="6FDC555C"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Computer Vision</w:t>
            </w:r>
          </w:p>
        </w:tc>
        <w:tc>
          <w:tcPr>
            <w:tcW w:w="5679" w:type="dxa"/>
            <w:hideMark/>
          </w:tcPr>
          <w:p w14:paraId="72C38FCC"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 field of AI that enables machines to interpret and understand visual information.</w:t>
            </w:r>
          </w:p>
        </w:tc>
      </w:tr>
      <w:tr w:rsidR="00AC17A2" w:rsidRPr="00AC17A2" w14:paraId="317A0232" w14:textId="77777777" w:rsidTr="006F78EC">
        <w:trPr>
          <w:jc w:val="center"/>
        </w:trPr>
        <w:tc>
          <w:tcPr>
            <w:tcW w:w="1190" w:type="dxa"/>
            <w:hideMark/>
          </w:tcPr>
          <w:p w14:paraId="1D586F97"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DQL</w:t>
            </w:r>
          </w:p>
        </w:tc>
        <w:tc>
          <w:tcPr>
            <w:tcW w:w="2594" w:type="dxa"/>
            <w:hideMark/>
          </w:tcPr>
          <w:p w14:paraId="64BDB1E5"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Deep Q-Learning</w:t>
            </w:r>
          </w:p>
        </w:tc>
        <w:tc>
          <w:tcPr>
            <w:tcW w:w="5679" w:type="dxa"/>
            <w:hideMark/>
          </w:tcPr>
          <w:p w14:paraId="5C5E8750"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 value-based DRL algorithm that uses a neural network to approximate the Q-function.</w:t>
            </w:r>
          </w:p>
        </w:tc>
      </w:tr>
      <w:tr w:rsidR="00AC17A2" w:rsidRPr="00AC17A2" w14:paraId="0FE44554" w14:textId="77777777" w:rsidTr="006F78EC">
        <w:trPr>
          <w:jc w:val="center"/>
        </w:trPr>
        <w:tc>
          <w:tcPr>
            <w:tcW w:w="1190" w:type="dxa"/>
            <w:hideMark/>
          </w:tcPr>
          <w:p w14:paraId="30B314DA"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DRL</w:t>
            </w:r>
          </w:p>
        </w:tc>
        <w:tc>
          <w:tcPr>
            <w:tcW w:w="2594" w:type="dxa"/>
            <w:hideMark/>
          </w:tcPr>
          <w:p w14:paraId="6133BD1E"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Deep Reinforcement Learning</w:t>
            </w:r>
          </w:p>
        </w:tc>
        <w:tc>
          <w:tcPr>
            <w:tcW w:w="5679" w:type="dxa"/>
            <w:hideMark/>
          </w:tcPr>
          <w:p w14:paraId="18EB2482"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 subfield of ML combining RL algorithms with deep neural networks.</w:t>
            </w:r>
          </w:p>
        </w:tc>
      </w:tr>
      <w:tr w:rsidR="00AC17A2" w:rsidRPr="00AC17A2" w14:paraId="6902A190" w14:textId="77777777" w:rsidTr="006F78EC">
        <w:trPr>
          <w:jc w:val="center"/>
        </w:trPr>
        <w:tc>
          <w:tcPr>
            <w:tcW w:w="1190" w:type="dxa"/>
            <w:hideMark/>
          </w:tcPr>
          <w:p w14:paraId="43446089"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FPGA</w:t>
            </w:r>
          </w:p>
        </w:tc>
        <w:tc>
          <w:tcPr>
            <w:tcW w:w="2594" w:type="dxa"/>
            <w:hideMark/>
          </w:tcPr>
          <w:p w14:paraId="31384A60"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Field-Programmable Gate Array</w:t>
            </w:r>
          </w:p>
        </w:tc>
        <w:tc>
          <w:tcPr>
            <w:tcW w:w="5679" w:type="dxa"/>
            <w:hideMark/>
          </w:tcPr>
          <w:p w14:paraId="578A2036"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An integrated circuit designed to be configured by a customer or designer after manufacturing; used for hardware-accelerated policy inference.</w:t>
            </w:r>
          </w:p>
        </w:tc>
      </w:tr>
      <w:tr w:rsidR="00AC17A2" w:rsidRPr="00AC17A2" w14:paraId="5628028D" w14:textId="77777777" w:rsidTr="006F78EC">
        <w:trPr>
          <w:jc w:val="center"/>
        </w:trPr>
        <w:tc>
          <w:tcPr>
            <w:tcW w:w="1190" w:type="dxa"/>
            <w:hideMark/>
          </w:tcPr>
          <w:p w14:paraId="24FD0B5F"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GPS</w:t>
            </w:r>
          </w:p>
        </w:tc>
        <w:tc>
          <w:tcPr>
            <w:tcW w:w="2594" w:type="dxa"/>
            <w:hideMark/>
          </w:tcPr>
          <w:p w14:paraId="1AAA113B"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Global Positioning System</w:t>
            </w:r>
          </w:p>
        </w:tc>
        <w:tc>
          <w:tcPr>
            <w:tcW w:w="5679" w:type="dxa"/>
            <w:hideMark/>
          </w:tcPr>
          <w:p w14:paraId="0963D67C"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 satellite-based navigation system used to determine location.</w:t>
            </w:r>
          </w:p>
        </w:tc>
      </w:tr>
      <w:tr w:rsidR="00AC17A2" w:rsidRPr="00AC17A2" w14:paraId="5614F58A" w14:textId="77777777" w:rsidTr="006F78EC">
        <w:trPr>
          <w:jc w:val="center"/>
        </w:trPr>
        <w:tc>
          <w:tcPr>
            <w:tcW w:w="1190" w:type="dxa"/>
            <w:hideMark/>
          </w:tcPr>
          <w:p w14:paraId="57F6BB34"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IMU</w:t>
            </w:r>
          </w:p>
        </w:tc>
        <w:tc>
          <w:tcPr>
            <w:tcW w:w="2594" w:type="dxa"/>
            <w:hideMark/>
          </w:tcPr>
          <w:p w14:paraId="2F78ADE2"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Inertial Measurement Unit</w:t>
            </w:r>
          </w:p>
        </w:tc>
        <w:tc>
          <w:tcPr>
            <w:tcW w:w="5679" w:type="dxa"/>
            <w:hideMark/>
          </w:tcPr>
          <w:p w14:paraId="43B37179"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An electronic device that measures and reports a body's specific force, angular rate, and orientation.</w:t>
            </w:r>
          </w:p>
        </w:tc>
      </w:tr>
      <w:tr w:rsidR="00AC17A2" w:rsidRPr="00AC17A2" w14:paraId="56125B69" w14:textId="77777777" w:rsidTr="006F78EC">
        <w:trPr>
          <w:jc w:val="center"/>
        </w:trPr>
        <w:tc>
          <w:tcPr>
            <w:tcW w:w="1190" w:type="dxa"/>
            <w:hideMark/>
          </w:tcPr>
          <w:p w14:paraId="7D1C8D04" w14:textId="2F515988"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S</m:t>
                </m:r>
              </m:oMath>
            </m:oMathPara>
          </w:p>
        </w:tc>
        <w:tc>
          <w:tcPr>
            <w:tcW w:w="2594" w:type="dxa"/>
            <w:hideMark/>
          </w:tcPr>
          <w:p w14:paraId="4B5AC325"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Observation/State Space</w:t>
            </w:r>
          </w:p>
        </w:tc>
        <w:tc>
          <w:tcPr>
            <w:tcW w:w="5679" w:type="dxa"/>
            <w:hideMark/>
          </w:tcPr>
          <w:p w14:paraId="73FD4378"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The complete set of information received by the agent about the environment.</w:t>
            </w:r>
          </w:p>
        </w:tc>
      </w:tr>
      <w:tr w:rsidR="00AC17A2" w:rsidRPr="00AC17A2" w14:paraId="24F35B16" w14:textId="77777777" w:rsidTr="006F78EC">
        <w:trPr>
          <w:jc w:val="center"/>
        </w:trPr>
        <w:tc>
          <w:tcPr>
            <w:tcW w:w="1190" w:type="dxa"/>
            <w:hideMark/>
          </w:tcPr>
          <w:p w14:paraId="1949BF10" w14:textId="5D02EE65"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R</m:t>
                </m:r>
              </m:oMath>
            </m:oMathPara>
          </w:p>
        </w:tc>
        <w:tc>
          <w:tcPr>
            <w:tcW w:w="2594" w:type="dxa"/>
            <w:hideMark/>
          </w:tcPr>
          <w:p w14:paraId="3D337C37"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Reward Function</w:t>
            </w:r>
          </w:p>
        </w:tc>
        <w:tc>
          <w:tcPr>
            <w:tcW w:w="5679" w:type="dxa"/>
            <w:hideMark/>
          </w:tcPr>
          <w:p w14:paraId="7B3114AE"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The scalar signal used to evaluate the desirability of the agent's actions.</w:t>
            </w:r>
          </w:p>
        </w:tc>
      </w:tr>
      <w:tr w:rsidR="00AC17A2" w:rsidRPr="00AC17A2" w14:paraId="0A338B52" w14:textId="77777777" w:rsidTr="006F78EC">
        <w:trPr>
          <w:jc w:val="center"/>
        </w:trPr>
        <w:tc>
          <w:tcPr>
            <w:tcW w:w="1190" w:type="dxa"/>
            <w:hideMark/>
          </w:tcPr>
          <w:p w14:paraId="26FA28D8"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MDP</w:t>
            </w:r>
          </w:p>
        </w:tc>
        <w:tc>
          <w:tcPr>
            <w:tcW w:w="2594" w:type="dxa"/>
            <w:hideMark/>
          </w:tcPr>
          <w:p w14:paraId="65FDB5BE"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Markov Decision Process</w:t>
            </w:r>
          </w:p>
        </w:tc>
        <w:tc>
          <w:tcPr>
            <w:tcW w:w="5679" w:type="dxa"/>
            <w:hideMark/>
          </w:tcPr>
          <w:p w14:paraId="51321A9B"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The mathematical framework for modeling decision making in situations where outcomes are partly random and partly under the control of a decision maker.</w:t>
            </w:r>
          </w:p>
        </w:tc>
      </w:tr>
      <w:tr w:rsidR="00AC17A2" w:rsidRPr="00AC17A2" w14:paraId="607DE9FF" w14:textId="77777777" w:rsidTr="006F78EC">
        <w:trPr>
          <w:jc w:val="center"/>
        </w:trPr>
        <w:tc>
          <w:tcPr>
            <w:tcW w:w="1190" w:type="dxa"/>
            <w:hideMark/>
          </w:tcPr>
          <w:p w14:paraId="7674888D"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PPO</w:t>
            </w:r>
          </w:p>
        </w:tc>
        <w:tc>
          <w:tcPr>
            <w:tcW w:w="2594" w:type="dxa"/>
            <w:hideMark/>
          </w:tcPr>
          <w:p w14:paraId="6FA7792A"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Proximal Policy Optimization</w:t>
            </w:r>
          </w:p>
        </w:tc>
        <w:tc>
          <w:tcPr>
            <w:tcW w:w="5679" w:type="dxa"/>
            <w:hideMark/>
          </w:tcPr>
          <w:p w14:paraId="06E0287D"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 state-of-the-art policy-gradient DRL algorithm, known for stability and sample efficiency.</w:t>
            </w:r>
          </w:p>
        </w:tc>
      </w:tr>
      <w:tr w:rsidR="00AC17A2" w:rsidRPr="00AC17A2" w14:paraId="374F7F8E" w14:textId="77777777" w:rsidTr="006F78EC">
        <w:trPr>
          <w:jc w:val="center"/>
        </w:trPr>
        <w:tc>
          <w:tcPr>
            <w:tcW w:w="1190" w:type="dxa"/>
            <w:hideMark/>
          </w:tcPr>
          <w:p w14:paraId="5986CA61"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SAR</w:t>
            </w:r>
          </w:p>
        </w:tc>
        <w:tc>
          <w:tcPr>
            <w:tcW w:w="2594" w:type="dxa"/>
            <w:hideMark/>
          </w:tcPr>
          <w:p w14:paraId="230ED6EA"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Search and Rescue</w:t>
            </w:r>
          </w:p>
        </w:tc>
        <w:tc>
          <w:tcPr>
            <w:tcW w:w="5679" w:type="dxa"/>
            <w:hideMark/>
          </w:tcPr>
          <w:p w14:paraId="0B578329"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Operations performed to save people in distress.</w:t>
            </w:r>
          </w:p>
        </w:tc>
      </w:tr>
      <w:tr w:rsidR="00AC17A2" w:rsidRPr="00AC17A2" w14:paraId="59160BD4" w14:textId="77777777" w:rsidTr="006F78EC">
        <w:trPr>
          <w:jc w:val="center"/>
        </w:trPr>
        <w:tc>
          <w:tcPr>
            <w:tcW w:w="1190" w:type="dxa"/>
            <w:hideMark/>
          </w:tcPr>
          <w:p w14:paraId="7FDD453F"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SLAM</w:t>
            </w:r>
          </w:p>
        </w:tc>
        <w:tc>
          <w:tcPr>
            <w:tcW w:w="2594" w:type="dxa"/>
            <w:hideMark/>
          </w:tcPr>
          <w:p w14:paraId="66B679D8"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Simultaneous Localization and Mapping</w:t>
            </w:r>
          </w:p>
        </w:tc>
        <w:tc>
          <w:tcPr>
            <w:tcW w:w="5679" w:type="dxa"/>
            <w:hideMark/>
          </w:tcPr>
          <w:p w14:paraId="016D4C55"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Computational problem of constructing or updating a map of an unknown environment while simultaneously keeping track of an agent's location within it.</w:t>
            </w:r>
          </w:p>
        </w:tc>
      </w:tr>
      <w:tr w:rsidR="00AC17A2" w:rsidRPr="00AC17A2" w14:paraId="34DC67AE" w14:textId="77777777" w:rsidTr="006F78EC">
        <w:trPr>
          <w:jc w:val="center"/>
        </w:trPr>
        <w:tc>
          <w:tcPr>
            <w:tcW w:w="1190" w:type="dxa"/>
            <w:hideMark/>
          </w:tcPr>
          <w:p w14:paraId="3DD0B1A3"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UAV</w:t>
            </w:r>
          </w:p>
        </w:tc>
        <w:tc>
          <w:tcPr>
            <w:tcW w:w="2594" w:type="dxa"/>
            <w:hideMark/>
          </w:tcPr>
          <w:p w14:paraId="0A3B958E"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Unmanned Aerial Vehicle</w:t>
            </w:r>
          </w:p>
        </w:tc>
        <w:tc>
          <w:tcPr>
            <w:tcW w:w="5679" w:type="dxa"/>
            <w:hideMark/>
          </w:tcPr>
          <w:p w14:paraId="2AE52C2C"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An aircraft without a human pilot aboard, commonly referred to as a drone.</w:t>
            </w:r>
          </w:p>
        </w:tc>
      </w:tr>
      <w:tr w:rsidR="00AC17A2" w:rsidRPr="00AC17A2" w14:paraId="44D4E0B4" w14:textId="77777777" w:rsidTr="006F78EC">
        <w:trPr>
          <w:jc w:val="center"/>
        </w:trPr>
        <w:tc>
          <w:tcPr>
            <w:tcW w:w="1190" w:type="dxa"/>
            <w:hideMark/>
          </w:tcPr>
          <w:p w14:paraId="068253EF"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VIO</w:t>
            </w:r>
          </w:p>
        </w:tc>
        <w:tc>
          <w:tcPr>
            <w:tcW w:w="2594" w:type="dxa"/>
            <w:hideMark/>
          </w:tcPr>
          <w:p w14:paraId="50DAA382"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Visual-Inertial Odometry</w:t>
            </w:r>
          </w:p>
        </w:tc>
        <w:tc>
          <w:tcPr>
            <w:tcW w:w="5679" w:type="dxa"/>
            <w:hideMark/>
          </w:tcPr>
          <w:p w14:paraId="6EBF8818"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A technology that estimates the pose of an agent using a combination of visual (camera) and inertial (IMU) sensor data.</w:t>
            </w:r>
          </w:p>
        </w:tc>
      </w:tr>
      <w:tr w:rsidR="00AC17A2" w:rsidRPr="00AC17A2" w14:paraId="1A3B92E8" w14:textId="77777777" w:rsidTr="006F78EC">
        <w:trPr>
          <w:jc w:val="center"/>
        </w:trPr>
        <w:tc>
          <w:tcPr>
            <w:tcW w:w="1190" w:type="dxa"/>
            <w:hideMark/>
          </w:tcPr>
          <w:p w14:paraId="35BD2718"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Webots</w:t>
            </w:r>
          </w:p>
        </w:tc>
        <w:tc>
          <w:tcPr>
            <w:tcW w:w="2594" w:type="dxa"/>
            <w:hideMark/>
          </w:tcPr>
          <w:p w14:paraId="3491850F"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Webots</w:t>
            </w:r>
          </w:p>
        </w:tc>
        <w:tc>
          <w:tcPr>
            <w:tcW w:w="5679" w:type="dxa"/>
            <w:hideMark/>
          </w:tcPr>
          <w:p w14:paraId="4DAA52E9" w14:textId="77777777" w:rsidR="00AC17A2" w:rsidRPr="00AC17A2" w:rsidRDefault="00AC17A2" w:rsidP="006F78EC">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The selected open-source 3D robot simulator.</w:t>
            </w:r>
          </w:p>
        </w:tc>
      </w:tr>
      <w:tr w:rsidR="00AC17A2" w:rsidRPr="00AC17A2" w14:paraId="35D928B4" w14:textId="77777777" w:rsidTr="006F78EC">
        <w:trPr>
          <w:jc w:val="center"/>
        </w:trPr>
        <w:tc>
          <w:tcPr>
            <w:tcW w:w="1190" w:type="dxa"/>
            <w:hideMark/>
          </w:tcPr>
          <w:p w14:paraId="7A7F9516" w14:textId="54C80371" w:rsidR="00AC17A2" w:rsidRPr="00AC17A2" w:rsidRDefault="00000000" w:rsidP="006F78EC">
            <w:pPr>
              <w:spacing w:before="100" w:beforeAutospacing="1" w:after="100" w:afterAutospacing="1"/>
              <w:jc w:val="cente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0</m:t>
                    </m:r>
                  </m:sub>
                </m:sSub>
              </m:oMath>
            </m:oMathPara>
          </w:p>
        </w:tc>
        <w:tc>
          <w:tcPr>
            <w:tcW w:w="2594" w:type="dxa"/>
            <w:hideMark/>
          </w:tcPr>
          <w:p w14:paraId="0B875FC9" w14:textId="77777777" w:rsidR="00AC17A2" w:rsidRPr="00AC17A2" w:rsidRDefault="00AC17A2" w:rsidP="006F78EC">
            <w:pPr>
              <w:spacing w:before="100" w:beforeAutospacing="1" w:after="100" w:afterAutospacing="1"/>
              <w:jc w:val="center"/>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Base Hover Velocity</w:t>
            </w:r>
          </w:p>
        </w:tc>
        <w:tc>
          <w:tcPr>
            <w:tcW w:w="5679" w:type="dxa"/>
            <w:hideMark/>
          </w:tcPr>
          <w:p w14:paraId="63725FFC" w14:textId="42DCA74D" w:rsidR="00AC17A2" w:rsidRPr="00843961" w:rsidRDefault="00AC17A2" w:rsidP="00843961">
            <w:pPr>
              <w:spacing w:before="100" w:beforeAutospacing="1" w:after="100" w:afterAutospacing="1"/>
              <w:jc w:val="both"/>
              <w:rPr>
                <w:rFonts w:ascii="Times New Roman" w:eastAsia="Times New Roman" w:hAnsi="Times New Roman" w:cs="Times New Roman"/>
                <w:kern w:val="0"/>
                <w14:ligatures w14:val="none"/>
              </w:rPr>
            </w:pPr>
            <w:r w:rsidRPr="00AC17A2">
              <w:rPr>
                <w:rFonts w:ascii="Times New Roman" w:eastAsia="Times New Roman" w:hAnsi="Times New Roman" w:cs="Times New Roman"/>
                <w:kern w:val="0"/>
                <w14:ligatures w14:val="none"/>
              </w:rPr>
              <w:t>The calibrated motor velocity required to maintain stable hover against gravity (</w:t>
            </w:r>
            <m:oMath>
              <m:r>
                <m:rPr>
                  <m:sty m:val="p"/>
                </m:rPr>
                <w:rPr>
                  <w:rFonts w:ascii="Cambria Math" w:eastAsia="Times New Roman" w:hAnsi="Cambria Math" w:cs="Times New Roman"/>
                  <w:kern w:val="0"/>
                  <w14:ligatures w14:val="none"/>
                </w:rPr>
                <m:t>T = m ⋅g</m:t>
              </m:r>
            </m:oMath>
            <w:r w:rsidRPr="00AC17A2">
              <w:rPr>
                <w:rFonts w:ascii="Times New Roman" w:eastAsia="Times New Roman" w:hAnsi="Times New Roman" w:cs="Times New Roman"/>
                <w:kern w:val="0"/>
                <w14:ligatures w14:val="none"/>
              </w:rPr>
              <w:t>).</w:t>
            </w:r>
          </w:p>
        </w:tc>
      </w:tr>
    </w:tbl>
    <w:p w14:paraId="2714BBF7" w14:textId="5C86F63E" w:rsidR="00630331" w:rsidRPr="00853A41" w:rsidRDefault="00630331" w:rsidP="00AC17A2">
      <w:pPr>
        <w:spacing w:after="0"/>
        <w:jc w:val="both"/>
        <w:rPr>
          <w:rFonts w:ascii="Times New Roman" w:hAnsi="Times New Roman" w:cs="Times New Roman"/>
        </w:rPr>
      </w:pPr>
      <w:r w:rsidRPr="00853A41">
        <w:rPr>
          <w:rFonts w:ascii="Times New Roman" w:hAnsi="Times New Roman" w:cs="Times New Roman"/>
        </w:rPr>
        <w:br w:type="page"/>
      </w:r>
    </w:p>
    <w:p w14:paraId="4AA901AF" w14:textId="7E14B26D" w:rsidR="00630331" w:rsidRPr="00853A41" w:rsidRDefault="00630331" w:rsidP="00DC7D7E">
      <w:pPr>
        <w:pStyle w:val="Heading1"/>
        <w:spacing w:after="0"/>
        <w:jc w:val="center"/>
      </w:pPr>
      <w:bookmarkStart w:id="23" w:name="_Toc211607147"/>
      <w:r w:rsidRPr="00853A41">
        <w:lastRenderedPageBreak/>
        <w:t>Abstract</w:t>
      </w:r>
      <w:bookmarkEnd w:id="23"/>
    </w:p>
    <w:p w14:paraId="50B27FB3" w14:textId="7B3F20A1" w:rsidR="00630331" w:rsidRPr="00B84E94"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 xml:space="preserve">This project focuses on developing an intelligent, autonomous quadrotor system capable of navigation and robust obstacle avoidance in complex environments. By utilizing Deep Reinforcement Learning (DRL), specifically the Proximal Policy Optimization (PPO) algorithm, an agent is trained in a high-fidelity simulation environment (Webots) to learn an end-to-end control policy. This policy directly maps sensor inputs (IMU, GPS, Distance Sensors) to motor commands. The core contribution is the design and implementation of the DRL </w:t>
      </w:r>
      <m:oMath>
        <m:d>
          <m:dPr>
            <m:begChr m:val="〈"/>
            <m:endChr m:val="〉"/>
            <m:ctrlPr>
              <w:rPr>
                <w:rFonts w:ascii="Cambria Math" w:hAnsi="Cambria Math" w:cs="Times New Roman"/>
                <w:i/>
              </w:rPr>
            </m:ctrlPr>
          </m:dPr>
          <m:e>
            <m:r>
              <m:rPr>
                <m:sty m:val="p"/>
              </m:rPr>
              <w:rPr>
                <w:rFonts w:ascii="Cambria Math" w:hAnsi="Cambria Math" w:cs="Times New Roman"/>
              </w:rPr>
              <m:t xml:space="preserve">S, A, R </m:t>
            </m:r>
          </m:e>
        </m:d>
      </m:oMath>
      <w:r w:rsidR="00B84E94">
        <w:rPr>
          <w:rFonts w:ascii="Times New Roman" w:eastAsiaTheme="minorEastAsia" w:hAnsi="Times New Roman" w:cs="Times New Roman"/>
        </w:rPr>
        <w:t xml:space="preserve"> </w:t>
      </w:r>
      <w:r w:rsidRPr="00853A41">
        <w:rPr>
          <w:rFonts w:ascii="Times New Roman" w:hAnsi="Times New Roman" w:cs="Times New Roman"/>
        </w:rPr>
        <w:t>(State, Action, Reward) framework optimized for continuous control</w:t>
      </w:r>
      <w:r w:rsidR="00F260CD">
        <w:rPr>
          <w:rFonts w:ascii="Times New Roman" w:hAnsi="Times New Roman" w:cs="Times New Roman"/>
        </w:rPr>
        <w:t xml:space="preserve">, </w:t>
      </w:r>
      <w:r w:rsidR="00F260CD" w:rsidRPr="00F260CD">
        <w:rPr>
          <w:rFonts w:ascii="Times New Roman" w:hAnsi="Times New Roman" w:cs="Times New Roman"/>
        </w:rPr>
        <w:t>including the creation of a custom Webots-Gymnasium environment wrapper to bridge the simulation and DRL algorithm</w:t>
      </w:r>
      <w:r w:rsidRPr="00853A41">
        <w:rPr>
          <w:rFonts w:ascii="Times New Roman" w:hAnsi="Times New Roman" w:cs="Times New Roman"/>
        </w:rPr>
        <w:t>. The project's methodology centers on establishing a stable simulation-to-learning pipeline, with future work focusing on the feasibility of hardware-accelerated policy deployment via Field-Programmable Gate Array (FPGA). This report details the system architecture, DRL design choices, and initial environment calibration efforts.</w:t>
      </w:r>
    </w:p>
    <w:p w14:paraId="26DD3945" w14:textId="018CA254"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br w:type="page"/>
      </w:r>
    </w:p>
    <w:p w14:paraId="5A6448D3" w14:textId="77777777" w:rsidR="00630331" w:rsidRPr="00853A41" w:rsidRDefault="00630331" w:rsidP="006F78EC">
      <w:pPr>
        <w:pStyle w:val="Heading1"/>
        <w:spacing w:after="0"/>
        <w:jc w:val="center"/>
      </w:pPr>
      <w:bookmarkStart w:id="24" w:name="_Toc211607148"/>
      <w:r w:rsidRPr="00853A41">
        <w:lastRenderedPageBreak/>
        <w:t>Chapter 1: Introduction and Project Foundation</w:t>
      </w:r>
      <w:bookmarkEnd w:id="24"/>
    </w:p>
    <w:p w14:paraId="544AB971" w14:textId="77777777" w:rsidR="00630331" w:rsidRPr="00853A41" w:rsidRDefault="00630331" w:rsidP="006F78EC">
      <w:pPr>
        <w:pStyle w:val="Heading2"/>
        <w:spacing w:after="0"/>
        <w:jc w:val="center"/>
      </w:pPr>
      <w:bookmarkStart w:id="25" w:name="_Toc211607149"/>
      <w:r w:rsidRPr="00853A41">
        <w:t>1.1. Introduction and Motivation</w:t>
      </w:r>
      <w:bookmarkEnd w:id="25"/>
    </w:p>
    <w:p w14:paraId="51B90861"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proliferation of Unmanned Aerial Vehicles (UAVs), particularly quadrotors, has expanded their utility across civilian and industrial sectors. To transition from manual control to reliable autonomy, UAVs require robust decision-making systems that can handle dynamic, unstructured environments. Traditional control methods (e.g., PID-based path planning) struggle with high-dimensional state spaces and real-time adaptation.</w:t>
      </w:r>
    </w:p>
    <w:p w14:paraId="42835365" w14:textId="2EFE20A6"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 xml:space="preserve">This project addresses this limitation by proposing a solution based on Deep Reinforcement Learning (DRL). DRL allows an agent to learn optimal control policies directly through trial-and-error interaction within a simulated environment, bypassing the need for explicit environment modeling </w:t>
      </w:r>
      <w:sdt>
        <w:sdtPr>
          <w:rPr>
            <w:rFonts w:ascii="Times New Roman" w:hAnsi="Times New Roman" w:cs="Times New Roman"/>
          </w:rPr>
          <w:id w:val="-27953444"/>
          <w:citation/>
        </w:sdtPr>
        <w:sdtContent>
          <w:r w:rsidR="00EB482F">
            <w:rPr>
              <w:rFonts w:ascii="Times New Roman" w:hAnsi="Times New Roman" w:cs="Times New Roman"/>
            </w:rPr>
            <w:fldChar w:fldCharType="begin"/>
          </w:r>
          <w:r w:rsidR="00EB482F">
            <w:rPr>
              <w:rFonts w:ascii="Times New Roman" w:hAnsi="Times New Roman" w:cs="Times New Roman"/>
            </w:rPr>
            <w:instrText xml:space="preserve">CITATION RSS18 \l 1033 </w:instrText>
          </w:r>
          <w:r w:rsidR="00EB482F">
            <w:rPr>
              <w:rFonts w:ascii="Times New Roman" w:hAnsi="Times New Roman" w:cs="Times New Roman"/>
            </w:rPr>
            <w:fldChar w:fldCharType="separate"/>
          </w:r>
          <w:r w:rsidR="006F78EC" w:rsidRPr="006F78EC">
            <w:rPr>
              <w:rFonts w:ascii="Times New Roman" w:hAnsi="Times New Roman" w:cs="Times New Roman"/>
              <w:noProof/>
            </w:rPr>
            <w:t>[1]</w:t>
          </w:r>
          <w:r w:rsidR="00EB482F">
            <w:rPr>
              <w:rFonts w:ascii="Times New Roman" w:hAnsi="Times New Roman" w:cs="Times New Roman"/>
            </w:rPr>
            <w:fldChar w:fldCharType="end"/>
          </w:r>
        </w:sdtContent>
      </w:sdt>
      <w:r w:rsidRPr="00853A41">
        <w:rPr>
          <w:rFonts w:ascii="Times New Roman" w:hAnsi="Times New Roman" w:cs="Times New Roman"/>
        </w:rPr>
        <w:t>. The goal is to develop an adaptive navigation policy that ensures successful trajectory completion while minimizing control effort and avoiding obstacles.</w:t>
      </w:r>
    </w:p>
    <w:p w14:paraId="43232195" w14:textId="77777777" w:rsidR="00630331" w:rsidRPr="00853A41" w:rsidRDefault="00630331" w:rsidP="006F78EC">
      <w:pPr>
        <w:pStyle w:val="Heading2"/>
        <w:spacing w:after="0"/>
        <w:jc w:val="center"/>
      </w:pPr>
      <w:bookmarkStart w:id="26" w:name="_Toc211607150"/>
      <w:r w:rsidRPr="00853A41">
        <w:t>1.2. Application and Usage of Autonomous Drones</w:t>
      </w:r>
      <w:bookmarkEnd w:id="26"/>
    </w:p>
    <w:p w14:paraId="35CC2D71" w14:textId="4B45A1CB"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 xml:space="preserve">Autonomous quadrotors have transformative applications requiring precise and adaptive flight control </w:t>
      </w:r>
      <w:sdt>
        <w:sdtPr>
          <w:rPr>
            <w:rFonts w:ascii="Times New Roman" w:hAnsi="Times New Roman" w:cs="Times New Roman"/>
          </w:rPr>
          <w:id w:val="-234471956"/>
          <w:citation/>
        </w:sdtPr>
        <w:sdtContent>
          <w:r w:rsidR="00C74900">
            <w:rPr>
              <w:rFonts w:ascii="Times New Roman" w:hAnsi="Times New Roman" w:cs="Times New Roman"/>
            </w:rPr>
            <w:fldChar w:fldCharType="begin"/>
          </w:r>
          <w:r w:rsidR="00C74900">
            <w:rPr>
              <w:rFonts w:ascii="Times New Roman" w:hAnsi="Times New Roman" w:cs="Times New Roman"/>
            </w:rPr>
            <w:instrText xml:space="preserve"> CITATION JSa23 \l 1033 </w:instrText>
          </w:r>
          <w:r w:rsidR="00C74900">
            <w:rPr>
              <w:rFonts w:ascii="Times New Roman" w:hAnsi="Times New Roman" w:cs="Times New Roman"/>
            </w:rPr>
            <w:fldChar w:fldCharType="separate"/>
          </w:r>
          <w:r w:rsidR="006F78EC" w:rsidRPr="006F78EC">
            <w:rPr>
              <w:rFonts w:ascii="Times New Roman" w:hAnsi="Times New Roman" w:cs="Times New Roman"/>
              <w:noProof/>
            </w:rPr>
            <w:t>[2]</w:t>
          </w:r>
          <w:r w:rsidR="00C74900">
            <w:rPr>
              <w:rFonts w:ascii="Times New Roman" w:hAnsi="Times New Roman" w:cs="Times New Roman"/>
            </w:rPr>
            <w:fldChar w:fldCharType="end"/>
          </w:r>
        </w:sdtContent>
      </w:sdt>
      <w:r w:rsidRPr="00853A41">
        <w:rPr>
          <w:rFonts w:ascii="Times New Roman" w:hAnsi="Times New Roman" w:cs="Times New Roman"/>
        </w:rPr>
        <w:t>:</w:t>
      </w:r>
    </w:p>
    <w:p w14:paraId="74F8197F" w14:textId="46B0C802" w:rsidR="00630331" w:rsidRDefault="00630331" w:rsidP="00F260CD">
      <w:pPr>
        <w:pStyle w:val="ListParagraph"/>
        <w:numPr>
          <w:ilvl w:val="0"/>
          <w:numId w:val="1"/>
        </w:numPr>
        <w:spacing w:after="0"/>
        <w:jc w:val="both"/>
        <w:rPr>
          <w:rFonts w:ascii="Times New Roman" w:hAnsi="Times New Roman" w:cs="Times New Roman"/>
        </w:rPr>
      </w:pPr>
      <w:r w:rsidRPr="00F260CD">
        <w:rPr>
          <w:rFonts w:ascii="Times New Roman" w:hAnsi="Times New Roman" w:cs="Times New Roman"/>
          <w:b/>
          <w:bCs/>
        </w:rPr>
        <w:t>Package Delivery and Logistics</w:t>
      </w:r>
      <w:r w:rsidRPr="00F260CD">
        <w:rPr>
          <w:rFonts w:ascii="Times New Roman" w:hAnsi="Times New Roman" w:cs="Times New Roman"/>
        </w:rPr>
        <w:t>: Utilizing drones for last-mile delivery requires complex navigation in urban or uneven terrains, demanding high obstacle avoidance reliability.</w:t>
      </w:r>
    </w:p>
    <w:p w14:paraId="0FBFFFA9" w14:textId="77777777" w:rsidR="00F260CD" w:rsidRPr="00F260CD" w:rsidRDefault="00F260CD" w:rsidP="00F260CD">
      <w:pPr>
        <w:spacing w:after="0"/>
        <w:ind w:left="360"/>
        <w:jc w:val="both"/>
        <w:rPr>
          <w:rFonts w:ascii="Times New Roman" w:hAnsi="Times New Roman" w:cs="Times New Roman"/>
        </w:rPr>
      </w:pPr>
    </w:p>
    <w:p w14:paraId="6CF707FB" w14:textId="76F65687" w:rsidR="00630331" w:rsidRDefault="00630331" w:rsidP="00F260CD">
      <w:pPr>
        <w:pStyle w:val="ListParagraph"/>
        <w:numPr>
          <w:ilvl w:val="0"/>
          <w:numId w:val="1"/>
        </w:numPr>
        <w:spacing w:after="0"/>
        <w:jc w:val="both"/>
        <w:rPr>
          <w:rFonts w:ascii="Times New Roman" w:hAnsi="Times New Roman" w:cs="Times New Roman"/>
        </w:rPr>
      </w:pPr>
      <w:r w:rsidRPr="00F260CD">
        <w:rPr>
          <w:rFonts w:ascii="Times New Roman" w:hAnsi="Times New Roman" w:cs="Times New Roman"/>
          <w:b/>
          <w:bCs/>
        </w:rPr>
        <w:t>Search and Rescue (SAR):</w:t>
      </w:r>
      <w:r w:rsidRPr="00F260CD">
        <w:rPr>
          <w:rFonts w:ascii="Times New Roman" w:hAnsi="Times New Roman" w:cs="Times New Roman"/>
        </w:rPr>
        <w:t xml:space="preserve"> Drones can autonomously patrol disaster areas, requiring the ability to navigate through cluttered, unknown spaces to locate targets.</w:t>
      </w:r>
    </w:p>
    <w:p w14:paraId="22F634E2" w14:textId="77777777" w:rsidR="00F260CD" w:rsidRPr="00F260CD" w:rsidRDefault="00F260CD" w:rsidP="00F260CD">
      <w:pPr>
        <w:spacing w:after="0"/>
        <w:jc w:val="both"/>
        <w:rPr>
          <w:rFonts w:ascii="Times New Roman" w:hAnsi="Times New Roman" w:cs="Times New Roman"/>
        </w:rPr>
      </w:pPr>
    </w:p>
    <w:p w14:paraId="5BFA2949" w14:textId="581E3E7A" w:rsidR="00630331" w:rsidRDefault="00630331" w:rsidP="00F260CD">
      <w:pPr>
        <w:pStyle w:val="ListParagraph"/>
        <w:numPr>
          <w:ilvl w:val="0"/>
          <w:numId w:val="1"/>
        </w:numPr>
        <w:spacing w:after="0"/>
        <w:jc w:val="both"/>
        <w:rPr>
          <w:rFonts w:ascii="Times New Roman" w:hAnsi="Times New Roman" w:cs="Times New Roman"/>
        </w:rPr>
      </w:pPr>
      <w:r w:rsidRPr="00F260CD">
        <w:rPr>
          <w:rFonts w:ascii="Times New Roman" w:hAnsi="Times New Roman" w:cs="Times New Roman"/>
          <w:b/>
          <w:bCs/>
        </w:rPr>
        <w:t>Infrastructure Inspection:</w:t>
      </w:r>
      <w:r w:rsidRPr="00F260CD">
        <w:rPr>
          <w:rFonts w:ascii="Times New Roman" w:hAnsi="Times New Roman" w:cs="Times New Roman"/>
        </w:rPr>
        <w:t xml:space="preserve"> Autonomous flight along complex structures (bridges, wind turbines) requires precise attitude control and continuous obstacle detection.</w:t>
      </w:r>
    </w:p>
    <w:p w14:paraId="572A4086" w14:textId="77777777" w:rsidR="00F260CD" w:rsidRPr="00F260CD" w:rsidRDefault="00F260CD" w:rsidP="00F260CD">
      <w:pPr>
        <w:spacing w:after="0"/>
        <w:jc w:val="both"/>
        <w:rPr>
          <w:rFonts w:ascii="Times New Roman" w:hAnsi="Times New Roman" w:cs="Times New Roman"/>
        </w:rPr>
      </w:pPr>
    </w:p>
    <w:p w14:paraId="583DB33E" w14:textId="3BDE8530" w:rsidR="00F260CD" w:rsidRPr="00F260CD" w:rsidRDefault="00F260CD" w:rsidP="00F260CD">
      <w:pPr>
        <w:pStyle w:val="ListParagraph"/>
        <w:numPr>
          <w:ilvl w:val="0"/>
          <w:numId w:val="1"/>
        </w:numPr>
        <w:spacing w:after="0"/>
        <w:jc w:val="both"/>
      </w:pPr>
      <w:r w:rsidRPr="00F260CD">
        <w:rPr>
          <w:b/>
          <w:bCs/>
        </w:rPr>
        <w:t>Precision Agriculture (</w:t>
      </w:r>
      <w:proofErr w:type="spellStart"/>
      <w:r w:rsidRPr="00F260CD">
        <w:rPr>
          <w:b/>
          <w:bCs/>
        </w:rPr>
        <w:t>AgriTech</w:t>
      </w:r>
      <w:proofErr w:type="spellEnd"/>
      <w:r w:rsidRPr="00F260CD">
        <w:rPr>
          <w:b/>
          <w:bCs/>
        </w:rPr>
        <w:t>):</w:t>
      </w:r>
      <w:r w:rsidRPr="00F260CD">
        <w:t xml:space="preserve"> Drones equipped with Computer Vision (CV) systems can perform high-resolution aerial imaging of crops. By applying image processing and machine learning techniques, these systems can autonomously detect and map early signs of plant disease, pest infestations, or nutritional deficiencies across large farms, enabling targeted intervention and optimizing yields.</w:t>
      </w:r>
    </w:p>
    <w:p w14:paraId="3780500C" w14:textId="5212382D" w:rsidR="00F260CD" w:rsidRPr="00853A41" w:rsidRDefault="00F260CD" w:rsidP="00DC7D7E">
      <w:pPr>
        <w:spacing w:after="0"/>
        <w:jc w:val="both"/>
        <w:rPr>
          <w:rFonts w:ascii="Times New Roman" w:hAnsi="Times New Roman" w:cs="Times New Roman"/>
        </w:rPr>
      </w:pPr>
    </w:p>
    <w:p w14:paraId="270EAE29" w14:textId="77777777" w:rsidR="00630331" w:rsidRPr="00853A41" w:rsidRDefault="00630331" w:rsidP="006F78EC">
      <w:pPr>
        <w:pStyle w:val="Heading2"/>
        <w:spacing w:after="0"/>
        <w:jc w:val="center"/>
      </w:pPr>
      <w:bookmarkStart w:id="27" w:name="_Toc211607151"/>
      <w:r w:rsidRPr="00853A41">
        <w:t>1.3. Project Scope and Objectives</w:t>
      </w:r>
      <w:bookmarkEnd w:id="27"/>
    </w:p>
    <w:p w14:paraId="793C3029"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project is divided into two phases:</w:t>
      </w:r>
    </w:p>
    <w:p w14:paraId="151089DC"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lastRenderedPageBreak/>
        <w:t>1.</w:t>
      </w:r>
      <w:r w:rsidRPr="00853A41">
        <w:rPr>
          <w:rFonts w:ascii="Times New Roman" w:hAnsi="Times New Roman" w:cs="Times New Roman"/>
        </w:rPr>
        <w:tab/>
      </w:r>
      <w:r w:rsidRPr="00F260CD">
        <w:rPr>
          <w:rFonts w:ascii="Times New Roman" w:hAnsi="Times New Roman" w:cs="Times New Roman"/>
          <w:b/>
          <w:bCs/>
        </w:rPr>
        <w:t>Phase 1 (Core Deliverable):</w:t>
      </w:r>
      <w:r w:rsidRPr="00853A41">
        <w:rPr>
          <w:rFonts w:ascii="Times New Roman" w:hAnsi="Times New Roman" w:cs="Times New Roman"/>
        </w:rPr>
        <w:t xml:space="preserve"> Design and implement the DRL framework within the Webots simulation environment, train the PPO agent to successfully navigate a constrained 3D course, and establish performance benchmarks.</w:t>
      </w:r>
    </w:p>
    <w:p w14:paraId="3685853B" w14:textId="16FA0DCF"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2.</w:t>
      </w:r>
      <w:r w:rsidRPr="00853A41">
        <w:rPr>
          <w:rFonts w:ascii="Times New Roman" w:hAnsi="Times New Roman" w:cs="Times New Roman"/>
        </w:rPr>
        <w:tab/>
      </w:r>
      <w:r w:rsidRPr="00F260CD">
        <w:rPr>
          <w:rFonts w:ascii="Times New Roman" w:hAnsi="Times New Roman" w:cs="Times New Roman"/>
          <w:b/>
          <w:bCs/>
        </w:rPr>
        <w:t>Phase 2 (Extended Goal):</w:t>
      </w:r>
      <w:r w:rsidRPr="00853A41">
        <w:rPr>
          <w:rFonts w:ascii="Times New Roman" w:hAnsi="Times New Roman" w:cs="Times New Roman"/>
        </w:rPr>
        <w:t xml:space="preserve"> Investigate the feasibility of deploying the trained neural network policy onto an FPGA for low-latency, real-time inference, which serves as a hardware-in-the-loop validation of the system's practical applicability </w:t>
      </w:r>
      <w:sdt>
        <w:sdtPr>
          <w:rPr>
            <w:rFonts w:ascii="Times New Roman" w:hAnsi="Times New Roman" w:cs="Times New Roman"/>
          </w:rPr>
          <w:id w:val="-621841215"/>
          <w:citation/>
        </w:sdtPr>
        <w:sdtContent>
          <w:r w:rsidR="00C74900">
            <w:rPr>
              <w:rFonts w:ascii="Times New Roman" w:hAnsi="Times New Roman" w:cs="Times New Roman"/>
            </w:rPr>
            <w:fldChar w:fldCharType="begin"/>
          </w:r>
          <w:r w:rsidR="00C74900">
            <w:rPr>
              <w:rFonts w:ascii="Times New Roman" w:hAnsi="Times New Roman" w:cs="Times New Roman"/>
            </w:rPr>
            <w:instrText xml:space="preserve"> CITATION BKö21 \l 1033 </w:instrText>
          </w:r>
          <w:r w:rsidR="00C74900">
            <w:rPr>
              <w:rFonts w:ascii="Times New Roman" w:hAnsi="Times New Roman" w:cs="Times New Roman"/>
            </w:rPr>
            <w:fldChar w:fldCharType="separate"/>
          </w:r>
          <w:r w:rsidR="006F78EC" w:rsidRPr="006F78EC">
            <w:rPr>
              <w:rFonts w:ascii="Times New Roman" w:hAnsi="Times New Roman" w:cs="Times New Roman"/>
              <w:noProof/>
            </w:rPr>
            <w:t>[3]</w:t>
          </w:r>
          <w:r w:rsidR="00C74900">
            <w:rPr>
              <w:rFonts w:ascii="Times New Roman" w:hAnsi="Times New Roman" w:cs="Times New Roman"/>
            </w:rPr>
            <w:fldChar w:fldCharType="end"/>
          </w:r>
        </w:sdtContent>
      </w:sdt>
      <w:r w:rsidRPr="00853A41">
        <w:rPr>
          <w:rFonts w:ascii="Times New Roman" w:hAnsi="Times New Roman" w:cs="Times New Roman"/>
        </w:rPr>
        <w:t>.</w:t>
      </w:r>
    </w:p>
    <w:p w14:paraId="3B54E6C6" w14:textId="77777777" w:rsidR="00630331" w:rsidRPr="00853A41" w:rsidRDefault="00630331" w:rsidP="006F78EC">
      <w:pPr>
        <w:pStyle w:val="Heading1"/>
        <w:spacing w:after="0"/>
        <w:jc w:val="center"/>
      </w:pPr>
      <w:bookmarkStart w:id="28" w:name="_Toc211607152"/>
      <w:r w:rsidRPr="00853A41">
        <w:t>Chapter 2: Literature Review and Platform Analysis</w:t>
      </w:r>
      <w:bookmarkEnd w:id="28"/>
    </w:p>
    <w:p w14:paraId="43261890" w14:textId="77777777" w:rsidR="00630331" w:rsidRPr="00853A41" w:rsidRDefault="00630331" w:rsidP="006F78EC">
      <w:pPr>
        <w:pStyle w:val="Heading2"/>
        <w:spacing w:after="0"/>
        <w:jc w:val="center"/>
      </w:pPr>
      <w:bookmarkStart w:id="29" w:name="_Toc211607153"/>
      <w:r w:rsidRPr="00853A41">
        <w:t>2.1. Deep Reinforcement Learning (DRL) Overview</w:t>
      </w:r>
      <w:bookmarkEnd w:id="29"/>
    </w:p>
    <w:p w14:paraId="278935F7" w14:textId="3AF16C7C" w:rsidR="00630331" w:rsidRPr="00B84E94"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DRL is rooted in the Markov Decision Process (MDP) framework, defined by a set of states (</w:t>
      </w:r>
      <m:oMath>
        <m:r>
          <m:rPr>
            <m:sty m:val="p"/>
          </m:rPr>
          <w:rPr>
            <w:rFonts w:ascii="Cambria Math" w:hAnsi="Cambria Math" w:cs="Times New Roman"/>
          </w:rPr>
          <m:t>S</m:t>
        </m:r>
      </m:oMath>
      <w:r w:rsidRPr="00853A41">
        <w:rPr>
          <w:rFonts w:ascii="Times New Roman" w:hAnsi="Times New Roman" w:cs="Times New Roman"/>
        </w:rPr>
        <w:t>), actions (</w:t>
      </w:r>
      <m:oMath>
        <m:r>
          <m:rPr>
            <m:sty m:val="p"/>
          </m:rPr>
          <w:rPr>
            <w:rFonts w:ascii="Cambria Math" w:hAnsi="Cambria Math" w:cs="Times New Roman"/>
          </w:rPr>
          <m:t>A</m:t>
        </m:r>
      </m:oMath>
      <w:r w:rsidRPr="00853A41">
        <w:rPr>
          <w:rFonts w:ascii="Times New Roman" w:hAnsi="Times New Roman" w:cs="Times New Roman"/>
        </w:rPr>
        <w:t>), a transition function (</w:t>
      </w:r>
      <m:oMath>
        <m:r>
          <m:rPr>
            <m:sty m:val="p"/>
          </m:rPr>
          <w:rPr>
            <w:rFonts w:ascii="Cambria Math" w:hAnsi="Cambria Math" w:cs="Times New Roman"/>
          </w:rPr>
          <m:t>T</m:t>
        </m:r>
      </m:oMath>
      <w:r w:rsidRPr="00853A41">
        <w:rPr>
          <w:rFonts w:ascii="Times New Roman" w:hAnsi="Times New Roman" w:cs="Times New Roman"/>
        </w:rPr>
        <w:t>), and a reward function (</w:t>
      </w:r>
      <m:oMath>
        <m:r>
          <m:rPr>
            <m:sty m:val="p"/>
          </m:rPr>
          <w:rPr>
            <w:rFonts w:ascii="Cambria Math" w:hAnsi="Cambria Math" w:cs="Times New Roman"/>
          </w:rPr>
          <m:t>R</m:t>
        </m:r>
      </m:oMath>
      <w:r w:rsidRPr="00853A41">
        <w:rPr>
          <w:rFonts w:ascii="Times New Roman" w:hAnsi="Times New Roman" w:cs="Times New Roman"/>
        </w:rPr>
        <w:t xml:space="preserve">) </w:t>
      </w:r>
      <w:sdt>
        <w:sdtPr>
          <w:rPr>
            <w:rFonts w:ascii="Times New Roman" w:hAnsi="Times New Roman" w:cs="Times New Roman"/>
          </w:rPr>
          <w:id w:val="-1095624217"/>
          <w:citation/>
        </w:sdtPr>
        <w:sdtContent>
          <w:r w:rsidR="00C74900">
            <w:rPr>
              <w:rFonts w:ascii="Times New Roman" w:hAnsi="Times New Roman" w:cs="Times New Roman"/>
            </w:rPr>
            <w:fldChar w:fldCharType="begin"/>
          </w:r>
          <w:r w:rsidR="00C74900">
            <w:rPr>
              <w:rFonts w:ascii="Times New Roman" w:hAnsi="Times New Roman" w:cs="Times New Roman"/>
            </w:rPr>
            <w:instrText xml:space="preserve"> CITATION RSS18 \l 1033 </w:instrText>
          </w:r>
          <w:r w:rsidR="00C74900">
            <w:rPr>
              <w:rFonts w:ascii="Times New Roman" w:hAnsi="Times New Roman" w:cs="Times New Roman"/>
            </w:rPr>
            <w:fldChar w:fldCharType="separate"/>
          </w:r>
          <w:r w:rsidR="006F78EC" w:rsidRPr="006F78EC">
            <w:rPr>
              <w:rFonts w:ascii="Times New Roman" w:hAnsi="Times New Roman" w:cs="Times New Roman"/>
              <w:noProof/>
            </w:rPr>
            <w:t>[1]</w:t>
          </w:r>
          <w:r w:rsidR="00C74900">
            <w:rPr>
              <w:rFonts w:ascii="Times New Roman" w:hAnsi="Times New Roman" w:cs="Times New Roman"/>
            </w:rPr>
            <w:fldChar w:fldCharType="end"/>
          </w:r>
        </w:sdtContent>
      </w:sdt>
      <w:r w:rsidRPr="00853A41">
        <w:rPr>
          <w:rFonts w:ascii="Times New Roman" w:hAnsi="Times New Roman" w:cs="Times New Roman"/>
        </w:rPr>
        <w:t>.</w:t>
      </w:r>
    </w:p>
    <w:p w14:paraId="55E7FC8D" w14:textId="77777777" w:rsidR="00630331" w:rsidRPr="00853A41" w:rsidRDefault="00630331" w:rsidP="006F78EC">
      <w:pPr>
        <w:pStyle w:val="Heading3"/>
        <w:spacing w:after="0"/>
        <w:jc w:val="center"/>
      </w:pPr>
      <w:bookmarkStart w:id="30" w:name="_Toc211607154"/>
      <w:r w:rsidRPr="00853A41">
        <w:t>2.1.1. Policy-Gradient Methods</w:t>
      </w:r>
      <w:bookmarkEnd w:id="30"/>
    </w:p>
    <w:p w14:paraId="3FD0936D" w14:textId="51732712" w:rsidR="00630331" w:rsidRDefault="00630331" w:rsidP="00DC7D7E">
      <w:pPr>
        <w:spacing w:after="0"/>
        <w:jc w:val="both"/>
        <w:rPr>
          <w:rFonts w:ascii="Times New Roman" w:hAnsi="Times New Roman" w:cs="Times New Roman"/>
        </w:rPr>
      </w:pPr>
      <w:r w:rsidRPr="00853A41">
        <w:rPr>
          <w:rFonts w:ascii="Times New Roman" w:hAnsi="Times New Roman" w:cs="Times New Roman"/>
        </w:rPr>
        <w:t xml:space="preserve">For continuous control tasks like quadrotor flight, Policy-Based algorithms are preferred over Value-Based methods (like DQN </w:t>
      </w:r>
      <w:sdt>
        <w:sdtPr>
          <w:rPr>
            <w:rFonts w:ascii="Times New Roman" w:hAnsi="Times New Roman" w:cs="Times New Roman"/>
          </w:rPr>
          <w:id w:val="-1304003203"/>
          <w:citation/>
        </w:sdtPr>
        <w:sdtContent>
          <w:r w:rsidR="00C74900">
            <w:rPr>
              <w:rFonts w:ascii="Times New Roman" w:hAnsi="Times New Roman" w:cs="Times New Roman"/>
            </w:rPr>
            <w:fldChar w:fldCharType="begin"/>
          </w:r>
          <w:r w:rsidR="00C74900">
            <w:rPr>
              <w:rFonts w:ascii="Times New Roman" w:hAnsi="Times New Roman" w:cs="Times New Roman"/>
            </w:rPr>
            <w:instrText xml:space="preserve"> CITATION MHe17 \l 1033 </w:instrText>
          </w:r>
          <w:r w:rsidR="00C74900">
            <w:rPr>
              <w:rFonts w:ascii="Times New Roman" w:hAnsi="Times New Roman" w:cs="Times New Roman"/>
            </w:rPr>
            <w:fldChar w:fldCharType="separate"/>
          </w:r>
          <w:r w:rsidR="006F78EC" w:rsidRPr="006F78EC">
            <w:rPr>
              <w:rFonts w:ascii="Times New Roman" w:hAnsi="Times New Roman" w:cs="Times New Roman"/>
              <w:noProof/>
            </w:rPr>
            <w:t>[4]</w:t>
          </w:r>
          <w:r w:rsidR="00C74900">
            <w:rPr>
              <w:rFonts w:ascii="Times New Roman" w:hAnsi="Times New Roman" w:cs="Times New Roman"/>
            </w:rPr>
            <w:fldChar w:fldCharType="end"/>
          </w:r>
        </w:sdtContent>
      </w:sdt>
      <w:r w:rsidRPr="00853A41">
        <w:rPr>
          <w:rFonts w:ascii="Times New Roman" w:hAnsi="Times New Roman" w:cs="Times New Roman"/>
        </w:rPr>
        <w:t xml:space="preserve">). Proximal Policy Optimization (PPO) is selected due to its stability, sample efficiency, and robust handling of continuous action spaces, making it an industry-standard for robotic control </w:t>
      </w:r>
      <w:sdt>
        <w:sdtPr>
          <w:rPr>
            <w:rFonts w:ascii="Times New Roman" w:hAnsi="Times New Roman" w:cs="Times New Roman"/>
          </w:rPr>
          <w:id w:val="206146912"/>
          <w:citation/>
        </w:sdtPr>
        <w:sdtContent>
          <w:r w:rsidR="00C74900">
            <w:rPr>
              <w:rFonts w:ascii="Times New Roman" w:hAnsi="Times New Roman" w:cs="Times New Roman"/>
            </w:rPr>
            <w:fldChar w:fldCharType="begin"/>
          </w:r>
          <w:r w:rsidR="00C74900">
            <w:rPr>
              <w:rFonts w:ascii="Times New Roman" w:hAnsi="Times New Roman" w:cs="Times New Roman"/>
            </w:rPr>
            <w:instrText xml:space="preserve"> CITATION AlM22 \l 1033 </w:instrText>
          </w:r>
          <w:r w:rsidR="00C74900">
            <w:rPr>
              <w:rFonts w:ascii="Times New Roman" w:hAnsi="Times New Roman" w:cs="Times New Roman"/>
            </w:rPr>
            <w:fldChar w:fldCharType="separate"/>
          </w:r>
          <w:r w:rsidR="006F78EC" w:rsidRPr="006F78EC">
            <w:rPr>
              <w:rFonts w:ascii="Times New Roman" w:hAnsi="Times New Roman" w:cs="Times New Roman"/>
              <w:noProof/>
            </w:rPr>
            <w:t>[5]</w:t>
          </w:r>
          <w:r w:rsidR="00C74900">
            <w:rPr>
              <w:rFonts w:ascii="Times New Roman" w:hAnsi="Times New Roman" w:cs="Times New Roman"/>
            </w:rPr>
            <w:fldChar w:fldCharType="end"/>
          </w:r>
        </w:sdtContent>
      </w:sdt>
      <w:r w:rsidRPr="00853A41">
        <w:rPr>
          <w:rFonts w:ascii="Times New Roman" w:hAnsi="Times New Roman" w:cs="Times New Roman"/>
        </w:rPr>
        <w:t>.</w:t>
      </w:r>
    </w:p>
    <w:p w14:paraId="2E009561" w14:textId="77777777" w:rsidR="006F78EC" w:rsidRDefault="006F78EC" w:rsidP="00DC7D7E">
      <w:pPr>
        <w:spacing w:after="0"/>
        <w:jc w:val="both"/>
        <w:rPr>
          <w:rFonts w:ascii="Times New Roman" w:hAnsi="Times New Roman" w:cs="Times New Roman"/>
        </w:rPr>
      </w:pPr>
    </w:p>
    <w:p w14:paraId="3A61B980" w14:textId="77777777" w:rsidR="006F78EC" w:rsidRDefault="006F78EC" w:rsidP="00DC7D7E">
      <w:pPr>
        <w:spacing w:after="0"/>
        <w:jc w:val="both"/>
        <w:rPr>
          <w:rFonts w:ascii="Times New Roman" w:hAnsi="Times New Roman" w:cs="Times New Roman"/>
        </w:rPr>
      </w:pPr>
    </w:p>
    <w:p w14:paraId="505892B9" w14:textId="77777777" w:rsidR="006F78EC" w:rsidRDefault="006F78EC" w:rsidP="00DC7D7E">
      <w:pPr>
        <w:spacing w:after="0"/>
        <w:jc w:val="both"/>
        <w:rPr>
          <w:rFonts w:ascii="Times New Roman" w:hAnsi="Times New Roman" w:cs="Times New Roman"/>
        </w:rPr>
      </w:pPr>
    </w:p>
    <w:p w14:paraId="76B85594" w14:textId="77777777" w:rsidR="006F78EC" w:rsidRDefault="006F78EC" w:rsidP="00DC7D7E">
      <w:pPr>
        <w:spacing w:after="0"/>
        <w:jc w:val="both"/>
        <w:rPr>
          <w:rFonts w:ascii="Times New Roman" w:hAnsi="Times New Roman" w:cs="Times New Roman"/>
        </w:rPr>
      </w:pPr>
    </w:p>
    <w:p w14:paraId="375EB6D5" w14:textId="77777777" w:rsidR="006F78EC" w:rsidRDefault="006F78EC" w:rsidP="00DC7D7E">
      <w:pPr>
        <w:spacing w:after="0"/>
        <w:jc w:val="both"/>
        <w:rPr>
          <w:rFonts w:ascii="Times New Roman" w:hAnsi="Times New Roman" w:cs="Times New Roman"/>
        </w:rPr>
      </w:pPr>
    </w:p>
    <w:p w14:paraId="4EA86125" w14:textId="77777777" w:rsidR="006F78EC" w:rsidRDefault="006F78EC" w:rsidP="00DC7D7E">
      <w:pPr>
        <w:spacing w:after="0"/>
        <w:jc w:val="both"/>
        <w:rPr>
          <w:rFonts w:ascii="Times New Roman" w:hAnsi="Times New Roman" w:cs="Times New Roman"/>
        </w:rPr>
      </w:pPr>
    </w:p>
    <w:p w14:paraId="04B7BB0E" w14:textId="77777777" w:rsidR="006F78EC" w:rsidRDefault="006F78EC" w:rsidP="00DC7D7E">
      <w:pPr>
        <w:spacing w:after="0"/>
        <w:jc w:val="both"/>
        <w:rPr>
          <w:rFonts w:ascii="Times New Roman" w:hAnsi="Times New Roman" w:cs="Times New Roman"/>
        </w:rPr>
      </w:pPr>
    </w:p>
    <w:p w14:paraId="455A2CDC" w14:textId="77777777" w:rsidR="006F78EC" w:rsidRDefault="006F78EC" w:rsidP="00DC7D7E">
      <w:pPr>
        <w:spacing w:after="0"/>
        <w:jc w:val="both"/>
        <w:rPr>
          <w:rFonts w:ascii="Times New Roman" w:hAnsi="Times New Roman" w:cs="Times New Roman"/>
        </w:rPr>
      </w:pPr>
    </w:p>
    <w:p w14:paraId="0E21ADDF" w14:textId="77777777" w:rsidR="006F78EC" w:rsidRDefault="006F78EC" w:rsidP="00DC7D7E">
      <w:pPr>
        <w:spacing w:after="0"/>
        <w:jc w:val="both"/>
        <w:rPr>
          <w:rFonts w:ascii="Times New Roman" w:hAnsi="Times New Roman" w:cs="Times New Roman"/>
        </w:rPr>
      </w:pPr>
    </w:p>
    <w:p w14:paraId="18A2E784" w14:textId="77777777" w:rsidR="006F78EC" w:rsidRDefault="006F78EC" w:rsidP="00DC7D7E">
      <w:pPr>
        <w:spacing w:after="0"/>
        <w:jc w:val="both"/>
        <w:rPr>
          <w:rFonts w:ascii="Times New Roman" w:hAnsi="Times New Roman" w:cs="Times New Roman"/>
        </w:rPr>
      </w:pPr>
    </w:p>
    <w:p w14:paraId="0AB8DB5B" w14:textId="77777777" w:rsidR="006F78EC" w:rsidRDefault="006F78EC" w:rsidP="00DC7D7E">
      <w:pPr>
        <w:spacing w:after="0"/>
        <w:jc w:val="both"/>
        <w:rPr>
          <w:rFonts w:ascii="Times New Roman" w:hAnsi="Times New Roman" w:cs="Times New Roman"/>
        </w:rPr>
      </w:pPr>
    </w:p>
    <w:p w14:paraId="35F20189" w14:textId="77777777" w:rsidR="006F78EC" w:rsidRDefault="006F78EC" w:rsidP="00DC7D7E">
      <w:pPr>
        <w:spacing w:after="0"/>
        <w:jc w:val="both"/>
        <w:rPr>
          <w:rFonts w:ascii="Times New Roman" w:hAnsi="Times New Roman" w:cs="Times New Roman"/>
        </w:rPr>
      </w:pPr>
    </w:p>
    <w:p w14:paraId="5D25225A" w14:textId="77777777" w:rsidR="006F78EC" w:rsidRDefault="006F78EC" w:rsidP="00DC7D7E">
      <w:pPr>
        <w:spacing w:after="0"/>
        <w:jc w:val="both"/>
        <w:rPr>
          <w:rFonts w:ascii="Times New Roman" w:hAnsi="Times New Roman" w:cs="Times New Roman"/>
        </w:rPr>
      </w:pPr>
    </w:p>
    <w:p w14:paraId="7A02C82B" w14:textId="77777777" w:rsidR="006F78EC" w:rsidRDefault="006F78EC" w:rsidP="00DC7D7E">
      <w:pPr>
        <w:spacing w:after="0"/>
        <w:jc w:val="both"/>
        <w:rPr>
          <w:rFonts w:ascii="Times New Roman" w:hAnsi="Times New Roman" w:cs="Times New Roman"/>
        </w:rPr>
      </w:pPr>
    </w:p>
    <w:p w14:paraId="2D1655CB" w14:textId="77777777" w:rsidR="006F78EC" w:rsidRPr="00853A41" w:rsidRDefault="006F78EC" w:rsidP="00DC7D7E">
      <w:pPr>
        <w:spacing w:after="0"/>
        <w:jc w:val="both"/>
        <w:rPr>
          <w:rFonts w:ascii="Times New Roman" w:hAnsi="Times New Roman" w:cs="Times New Roman"/>
        </w:rPr>
      </w:pPr>
    </w:p>
    <w:p w14:paraId="3FB48D25" w14:textId="77777777" w:rsidR="00630331" w:rsidRPr="00853A41" w:rsidRDefault="00630331" w:rsidP="006F78EC">
      <w:pPr>
        <w:pStyle w:val="Heading2"/>
        <w:spacing w:after="0"/>
        <w:jc w:val="center"/>
      </w:pPr>
      <w:bookmarkStart w:id="31" w:name="_Toc211607155"/>
      <w:r w:rsidRPr="00853A41">
        <w:lastRenderedPageBreak/>
        <w:t>2.2. Comparative Simulator Analysis</w:t>
      </w:r>
      <w:bookmarkEnd w:id="31"/>
    </w:p>
    <w:p w14:paraId="0C97A866" w14:textId="3FF967D1" w:rsidR="00630331" w:rsidRDefault="00630331" w:rsidP="00DC7D7E">
      <w:pPr>
        <w:spacing w:after="0"/>
        <w:jc w:val="both"/>
        <w:rPr>
          <w:rFonts w:ascii="Times New Roman" w:hAnsi="Times New Roman" w:cs="Times New Roman"/>
        </w:rPr>
      </w:pPr>
      <w:r w:rsidRPr="00853A41">
        <w:rPr>
          <w:rFonts w:ascii="Times New Roman" w:hAnsi="Times New Roman" w:cs="Times New Roman"/>
        </w:rPr>
        <w:t xml:space="preserve">The choice of simulation environment is critical, as it directly impacts training speed and the Sim-to-Real gap </w:t>
      </w:r>
      <w:sdt>
        <w:sdtPr>
          <w:rPr>
            <w:rFonts w:ascii="Times New Roman" w:hAnsi="Times New Roman" w:cs="Times New Roman"/>
          </w:rPr>
          <w:id w:val="-2067706174"/>
          <w:citation/>
        </w:sdtPr>
        <w:sdtContent>
          <w:r w:rsidR="00C74900">
            <w:rPr>
              <w:rFonts w:ascii="Times New Roman" w:hAnsi="Times New Roman" w:cs="Times New Roman"/>
            </w:rPr>
            <w:fldChar w:fldCharType="begin"/>
          </w:r>
          <w:r w:rsidR="00C74900">
            <w:rPr>
              <w:rFonts w:ascii="Times New Roman" w:hAnsi="Times New Roman" w:cs="Times New Roman"/>
            </w:rPr>
            <w:instrText xml:space="preserve"> CITATION MNi24 \l 1033 </w:instrText>
          </w:r>
          <w:r w:rsidR="00C74900">
            <w:rPr>
              <w:rFonts w:ascii="Times New Roman" w:hAnsi="Times New Roman" w:cs="Times New Roman"/>
            </w:rPr>
            <w:fldChar w:fldCharType="separate"/>
          </w:r>
          <w:r w:rsidR="006F78EC" w:rsidRPr="006F78EC">
            <w:rPr>
              <w:rFonts w:ascii="Times New Roman" w:hAnsi="Times New Roman" w:cs="Times New Roman"/>
              <w:noProof/>
            </w:rPr>
            <w:t>[6]</w:t>
          </w:r>
          <w:r w:rsidR="00C74900">
            <w:rPr>
              <w:rFonts w:ascii="Times New Roman" w:hAnsi="Times New Roman" w:cs="Times New Roman"/>
            </w:rPr>
            <w:fldChar w:fldCharType="end"/>
          </w:r>
        </w:sdtContent>
      </w:sdt>
      <w:r w:rsidRPr="00853A41">
        <w:rPr>
          <w:rFonts w:ascii="Times New Roman" w:hAnsi="Times New Roman" w:cs="Times New Roman"/>
        </w:rPr>
        <w:t>.</w:t>
      </w:r>
    </w:p>
    <w:p w14:paraId="0732BB21" w14:textId="77777777" w:rsidR="006F78EC" w:rsidRDefault="006F78EC" w:rsidP="00DC7D7E">
      <w:pPr>
        <w:spacing w:after="0"/>
        <w:jc w:val="both"/>
        <w:rPr>
          <w:rFonts w:ascii="Times New Roman" w:hAnsi="Times New Roman" w:cs="Times New Roman"/>
        </w:rPr>
      </w:pPr>
    </w:p>
    <w:tbl>
      <w:tblPr>
        <w:tblStyle w:val="TableGrid"/>
        <w:tblW w:w="9360" w:type="dxa"/>
        <w:tblLayout w:type="fixed"/>
        <w:tblLook w:val="0600" w:firstRow="0" w:lastRow="0" w:firstColumn="0" w:lastColumn="0" w:noHBand="1" w:noVBand="1"/>
      </w:tblPr>
      <w:tblGrid>
        <w:gridCol w:w="2785"/>
        <w:gridCol w:w="3455"/>
        <w:gridCol w:w="3120"/>
      </w:tblGrid>
      <w:tr w:rsidR="00347203" w:rsidRPr="00347203" w14:paraId="268DB8C1" w14:textId="77777777" w:rsidTr="00F5653B">
        <w:tc>
          <w:tcPr>
            <w:tcW w:w="2785" w:type="dxa"/>
          </w:tcPr>
          <w:p w14:paraId="3F8B932F" w14:textId="77777777" w:rsidR="00347203" w:rsidRPr="00347203" w:rsidRDefault="00347203" w:rsidP="00DC7D7E">
            <w:pPr>
              <w:widowControl w:val="0"/>
              <w:pBdr>
                <w:top w:val="nil"/>
                <w:left w:val="nil"/>
                <w:bottom w:val="nil"/>
                <w:right w:val="nil"/>
                <w:between w:val="nil"/>
              </w:pBdr>
              <w:spacing w:before="120" w:line="275" w:lineRule="auto"/>
              <w:jc w:val="both"/>
              <w:rPr>
                <w:rFonts w:ascii="Times New Roman" w:eastAsia="Google Sans Text" w:hAnsi="Times New Roman" w:cs="Times New Roman"/>
                <w:b/>
                <w:color w:val="1B1C1D"/>
                <w:kern w:val="0"/>
                <w14:ligatures w14:val="none"/>
              </w:rPr>
            </w:pPr>
            <w:r w:rsidRPr="00347203">
              <w:rPr>
                <w:rFonts w:ascii="Times New Roman" w:eastAsia="Google Sans Text" w:hAnsi="Times New Roman" w:cs="Times New Roman"/>
                <w:b/>
                <w:color w:val="1B1C1D"/>
                <w:kern w:val="0"/>
                <w14:ligatures w14:val="none"/>
              </w:rPr>
              <w:t>Simulator</w:t>
            </w:r>
          </w:p>
        </w:tc>
        <w:tc>
          <w:tcPr>
            <w:tcW w:w="3455" w:type="dxa"/>
          </w:tcPr>
          <w:p w14:paraId="689A4445" w14:textId="77777777" w:rsidR="00347203" w:rsidRPr="00347203" w:rsidRDefault="00347203" w:rsidP="00DC7D7E">
            <w:pPr>
              <w:widowControl w:val="0"/>
              <w:pBdr>
                <w:top w:val="nil"/>
                <w:left w:val="nil"/>
                <w:bottom w:val="nil"/>
                <w:right w:val="nil"/>
                <w:between w:val="nil"/>
              </w:pBdr>
              <w:spacing w:before="120" w:line="275" w:lineRule="auto"/>
              <w:jc w:val="both"/>
              <w:rPr>
                <w:rFonts w:ascii="Times New Roman" w:eastAsia="Google Sans Text" w:hAnsi="Times New Roman" w:cs="Times New Roman"/>
                <w:b/>
                <w:color w:val="1B1C1D"/>
                <w:kern w:val="0"/>
                <w14:ligatures w14:val="none"/>
              </w:rPr>
            </w:pPr>
            <w:r w:rsidRPr="00347203">
              <w:rPr>
                <w:rFonts w:ascii="Times New Roman" w:eastAsia="Google Sans Text" w:hAnsi="Times New Roman" w:cs="Times New Roman"/>
                <w:b/>
                <w:color w:val="1B1C1D"/>
                <w:kern w:val="0"/>
                <w14:ligatures w14:val="none"/>
              </w:rPr>
              <w:t>Key Features</w:t>
            </w:r>
          </w:p>
        </w:tc>
        <w:tc>
          <w:tcPr>
            <w:tcW w:w="3120" w:type="dxa"/>
          </w:tcPr>
          <w:p w14:paraId="0139EEE0" w14:textId="77777777" w:rsidR="00347203" w:rsidRPr="00347203" w:rsidRDefault="00347203" w:rsidP="00DC7D7E">
            <w:pPr>
              <w:widowControl w:val="0"/>
              <w:pBdr>
                <w:top w:val="nil"/>
                <w:left w:val="nil"/>
                <w:bottom w:val="nil"/>
                <w:right w:val="nil"/>
                <w:between w:val="nil"/>
              </w:pBdr>
              <w:spacing w:before="120" w:line="275" w:lineRule="auto"/>
              <w:jc w:val="both"/>
              <w:rPr>
                <w:rFonts w:ascii="Times New Roman" w:eastAsia="Google Sans Text" w:hAnsi="Times New Roman" w:cs="Times New Roman"/>
                <w:b/>
                <w:color w:val="1B1C1D"/>
                <w:kern w:val="0"/>
                <w14:ligatures w14:val="none"/>
              </w:rPr>
            </w:pPr>
            <w:r w:rsidRPr="00347203">
              <w:rPr>
                <w:rFonts w:ascii="Times New Roman" w:eastAsia="Google Sans Text" w:hAnsi="Times New Roman" w:cs="Times New Roman"/>
                <w:b/>
                <w:color w:val="1B1C1D"/>
                <w:kern w:val="0"/>
                <w14:ligatures w14:val="none"/>
              </w:rPr>
              <w:t>Rationale for Selection (Webots)</w:t>
            </w:r>
          </w:p>
        </w:tc>
      </w:tr>
      <w:tr w:rsidR="00347203" w:rsidRPr="00347203" w14:paraId="3E188086" w14:textId="77777777" w:rsidTr="00F5653B">
        <w:tc>
          <w:tcPr>
            <w:tcW w:w="2785" w:type="dxa"/>
          </w:tcPr>
          <w:p w14:paraId="25F5927E" w14:textId="77777777"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b/>
                <w:color w:val="1B1C1D"/>
                <w:kern w:val="0"/>
                <w14:ligatures w14:val="none"/>
              </w:rPr>
            </w:pPr>
            <w:proofErr w:type="spellStart"/>
            <w:r w:rsidRPr="00347203">
              <w:rPr>
                <w:rFonts w:ascii="Times New Roman" w:eastAsia="Google Sans Text" w:hAnsi="Times New Roman" w:cs="Times New Roman"/>
                <w:b/>
                <w:color w:val="1B1C1D"/>
                <w:kern w:val="0"/>
                <w14:ligatures w14:val="none"/>
              </w:rPr>
              <w:t>AirSim</w:t>
            </w:r>
            <w:proofErr w:type="spellEnd"/>
          </w:p>
        </w:tc>
        <w:tc>
          <w:tcPr>
            <w:tcW w:w="3455" w:type="dxa"/>
          </w:tcPr>
          <w:p w14:paraId="5901AA9A" w14:textId="77777777"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color w:val="1B1C1D"/>
                <w:kern w:val="0"/>
                <w14:ligatures w14:val="none"/>
              </w:rPr>
            </w:pPr>
            <w:r w:rsidRPr="00347203">
              <w:rPr>
                <w:rFonts w:ascii="Times New Roman" w:eastAsia="Google Sans Text" w:hAnsi="Times New Roman" w:cs="Times New Roman"/>
                <w:color w:val="1B1C1D"/>
                <w:kern w:val="0"/>
                <w14:ligatures w14:val="none"/>
              </w:rPr>
              <w:t>High-fidelity photorealism, good for visual SLAM/VIO.</w:t>
            </w:r>
          </w:p>
        </w:tc>
        <w:tc>
          <w:tcPr>
            <w:tcW w:w="3120" w:type="dxa"/>
          </w:tcPr>
          <w:p w14:paraId="2FFAA855" w14:textId="235BC3D3"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color w:val="1B1C1D"/>
                <w:kern w:val="0"/>
                <w14:ligatures w14:val="none"/>
              </w:rPr>
            </w:pPr>
            <w:r w:rsidRPr="00347203">
              <w:rPr>
                <w:rFonts w:ascii="Times New Roman" w:eastAsia="Google Sans Text" w:hAnsi="Times New Roman" w:cs="Times New Roman"/>
                <w:color w:val="1B1C1D"/>
                <w:kern w:val="0"/>
                <w14:ligatures w14:val="none"/>
              </w:rPr>
              <w:t xml:space="preserve">Focuses heavily on graphical rendering, often leading to slower training loops for non-visual tasks </w:t>
            </w:r>
            <w:sdt>
              <w:sdtPr>
                <w:rPr>
                  <w:rFonts w:ascii="Times New Roman" w:eastAsia="Google Sans Text" w:hAnsi="Times New Roman" w:cs="Times New Roman"/>
                  <w:color w:val="1B1C1D"/>
                  <w:kern w:val="0"/>
                  <w14:ligatures w14:val="none"/>
                </w:rPr>
                <w:id w:val="-200168167"/>
                <w:citation/>
              </w:sdtPr>
              <w:sdtContent>
                <w:r w:rsidR="00C74900">
                  <w:rPr>
                    <w:rFonts w:ascii="Times New Roman" w:eastAsia="Google Sans Text" w:hAnsi="Times New Roman" w:cs="Times New Roman"/>
                    <w:color w:val="1B1C1D"/>
                    <w:kern w:val="0"/>
                    <w14:ligatures w14:val="none"/>
                  </w:rPr>
                  <w:fldChar w:fldCharType="begin"/>
                </w:r>
                <w:r w:rsidR="00C74900">
                  <w:rPr>
                    <w:rFonts w:ascii="Times New Roman" w:eastAsia="Google Sans Text" w:hAnsi="Times New Roman" w:cs="Times New Roman"/>
                    <w:color w:val="1B1C1D"/>
                    <w:kern w:val="0"/>
                    <w14:ligatures w14:val="none"/>
                  </w:rPr>
                  <w:instrText xml:space="preserve"> CITATION JSa22 \l 1033 </w:instrText>
                </w:r>
                <w:r w:rsidR="00C74900">
                  <w:rPr>
                    <w:rFonts w:ascii="Times New Roman" w:eastAsia="Google Sans Text" w:hAnsi="Times New Roman" w:cs="Times New Roman"/>
                    <w:color w:val="1B1C1D"/>
                    <w:kern w:val="0"/>
                    <w14:ligatures w14:val="none"/>
                  </w:rPr>
                  <w:fldChar w:fldCharType="separate"/>
                </w:r>
                <w:r w:rsidR="006F78EC" w:rsidRPr="006F78EC">
                  <w:rPr>
                    <w:rFonts w:ascii="Times New Roman" w:eastAsia="Google Sans Text" w:hAnsi="Times New Roman" w:cs="Times New Roman"/>
                    <w:noProof/>
                    <w:color w:val="1B1C1D"/>
                    <w:kern w:val="0"/>
                    <w14:ligatures w14:val="none"/>
                  </w:rPr>
                  <w:t>[7]</w:t>
                </w:r>
                <w:r w:rsidR="00C74900">
                  <w:rPr>
                    <w:rFonts w:ascii="Times New Roman" w:eastAsia="Google Sans Text" w:hAnsi="Times New Roman" w:cs="Times New Roman"/>
                    <w:color w:val="1B1C1D"/>
                    <w:kern w:val="0"/>
                    <w14:ligatures w14:val="none"/>
                  </w:rPr>
                  <w:fldChar w:fldCharType="end"/>
                </w:r>
              </w:sdtContent>
            </w:sdt>
            <w:r w:rsidRPr="00347203">
              <w:rPr>
                <w:rFonts w:ascii="Times New Roman" w:eastAsia="Google Sans Text" w:hAnsi="Times New Roman" w:cs="Times New Roman"/>
                <w:color w:val="1B1C1D"/>
                <w:kern w:val="0"/>
                <w14:ligatures w14:val="none"/>
              </w:rPr>
              <w:t>.</w:t>
            </w:r>
          </w:p>
        </w:tc>
      </w:tr>
      <w:tr w:rsidR="00347203" w:rsidRPr="00347203" w14:paraId="3E16E136" w14:textId="77777777" w:rsidTr="00F5653B">
        <w:tc>
          <w:tcPr>
            <w:tcW w:w="2785" w:type="dxa"/>
          </w:tcPr>
          <w:p w14:paraId="4D075EA2" w14:textId="77777777"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b/>
                <w:color w:val="1B1C1D"/>
                <w:kern w:val="0"/>
                <w14:ligatures w14:val="none"/>
              </w:rPr>
            </w:pPr>
            <w:r w:rsidRPr="00347203">
              <w:rPr>
                <w:rFonts w:ascii="Times New Roman" w:eastAsia="Google Sans Text" w:hAnsi="Times New Roman" w:cs="Times New Roman"/>
                <w:b/>
                <w:color w:val="1B1C1D"/>
                <w:kern w:val="0"/>
                <w14:ligatures w14:val="none"/>
              </w:rPr>
              <w:t>Gazebo</w:t>
            </w:r>
          </w:p>
        </w:tc>
        <w:tc>
          <w:tcPr>
            <w:tcW w:w="3455" w:type="dxa"/>
          </w:tcPr>
          <w:p w14:paraId="2EC65168" w14:textId="77777777"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color w:val="1B1C1D"/>
                <w:kern w:val="0"/>
                <w14:ligatures w14:val="none"/>
              </w:rPr>
            </w:pPr>
            <w:r w:rsidRPr="00347203">
              <w:rPr>
                <w:rFonts w:ascii="Times New Roman" w:eastAsia="Google Sans Text" w:hAnsi="Times New Roman" w:cs="Times New Roman"/>
                <w:color w:val="1B1C1D"/>
                <w:kern w:val="0"/>
                <w14:ligatures w14:val="none"/>
              </w:rPr>
              <w:t>Industry standard, strong community, complex physics modeling.</w:t>
            </w:r>
          </w:p>
        </w:tc>
        <w:tc>
          <w:tcPr>
            <w:tcW w:w="3120" w:type="dxa"/>
          </w:tcPr>
          <w:p w14:paraId="092DD37C" w14:textId="77777777"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color w:val="1B1C1D"/>
                <w:kern w:val="0"/>
                <w14:ligatures w14:val="none"/>
              </w:rPr>
            </w:pPr>
            <w:r w:rsidRPr="00347203">
              <w:rPr>
                <w:rFonts w:ascii="Times New Roman" w:eastAsia="Google Sans Text" w:hAnsi="Times New Roman" w:cs="Times New Roman"/>
                <w:color w:val="1B1C1D"/>
                <w:kern w:val="0"/>
                <w14:ligatures w14:val="none"/>
              </w:rPr>
              <w:t>Known for complexity in initial setup and overhead, sometimes less ideal for quick DRL iteration cycles.</w:t>
            </w:r>
          </w:p>
        </w:tc>
      </w:tr>
      <w:tr w:rsidR="00347203" w:rsidRPr="00347203" w14:paraId="5D2C159E" w14:textId="77777777" w:rsidTr="00F5653B">
        <w:tc>
          <w:tcPr>
            <w:tcW w:w="2785" w:type="dxa"/>
          </w:tcPr>
          <w:p w14:paraId="0ECAB20E" w14:textId="412133C3" w:rsidR="00347203" w:rsidRPr="00347203" w:rsidRDefault="00C74900" w:rsidP="00DC7D7E">
            <w:pPr>
              <w:widowControl w:val="0"/>
              <w:pBdr>
                <w:top w:val="nil"/>
                <w:left w:val="nil"/>
                <w:bottom w:val="nil"/>
                <w:right w:val="nil"/>
                <w:between w:val="nil"/>
              </w:pBdr>
              <w:spacing w:line="275" w:lineRule="auto"/>
              <w:jc w:val="both"/>
              <w:rPr>
                <w:rFonts w:ascii="Times New Roman" w:eastAsia="Google Sans Text" w:hAnsi="Times New Roman" w:cs="Times New Roman"/>
                <w:b/>
                <w:color w:val="1B1C1D"/>
                <w:kern w:val="0"/>
                <w14:ligatures w14:val="none"/>
              </w:rPr>
            </w:pPr>
            <w:r>
              <w:rPr>
                <w:rFonts w:ascii="Times New Roman" w:eastAsia="Google Sans Text" w:hAnsi="Times New Roman" w:cs="Times New Roman"/>
                <w:b/>
                <w:color w:val="1B1C1D"/>
                <w:kern w:val="0"/>
                <w14:ligatures w14:val="none"/>
              </w:rPr>
              <w:t>Webots</w:t>
            </w:r>
          </w:p>
        </w:tc>
        <w:tc>
          <w:tcPr>
            <w:tcW w:w="3455" w:type="dxa"/>
          </w:tcPr>
          <w:p w14:paraId="111D89F9" w14:textId="31C4E02D"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color w:val="1B1C1D"/>
                <w:kern w:val="0"/>
                <w14:ligatures w14:val="none"/>
              </w:rPr>
            </w:pPr>
            <w:r w:rsidRPr="00347203">
              <w:rPr>
                <w:rFonts w:ascii="Times New Roman" w:eastAsia="Google Sans Text" w:hAnsi="Times New Roman" w:cs="Times New Roman"/>
                <w:color w:val="1B1C1D"/>
                <w:kern w:val="0"/>
                <w14:ligatures w14:val="none"/>
              </w:rPr>
              <w:t>Lightweight, native Python API, robust sensor modeling, and explicit support for robotics/embedded systems</w:t>
            </w:r>
            <w:r w:rsidR="00C74900">
              <w:rPr>
                <w:rFonts w:ascii="Times New Roman" w:eastAsia="Google Sans Text" w:hAnsi="Times New Roman" w:cs="Times New Roman"/>
                <w:color w:val="1B1C1D"/>
                <w:kern w:val="0"/>
                <w14:ligatures w14:val="none"/>
              </w:rPr>
              <w:t xml:space="preserve"> </w:t>
            </w:r>
            <w:sdt>
              <w:sdtPr>
                <w:rPr>
                  <w:rFonts w:ascii="Times New Roman" w:eastAsia="Google Sans Text" w:hAnsi="Times New Roman" w:cs="Times New Roman"/>
                  <w:color w:val="1B1C1D"/>
                  <w:kern w:val="0"/>
                  <w14:ligatures w14:val="none"/>
                </w:rPr>
                <w:id w:val="-1360196299"/>
                <w:citation/>
              </w:sdtPr>
              <w:sdtContent>
                <w:r w:rsidR="00F5653B">
                  <w:rPr>
                    <w:rFonts w:ascii="Times New Roman" w:eastAsia="Google Sans Text" w:hAnsi="Times New Roman" w:cs="Times New Roman"/>
                    <w:color w:val="1B1C1D"/>
                    <w:kern w:val="0"/>
                    <w14:ligatures w14:val="none"/>
                  </w:rPr>
                  <w:fldChar w:fldCharType="begin"/>
                </w:r>
                <w:r w:rsidR="00F5653B">
                  <w:rPr>
                    <w:rFonts w:ascii="Times New Roman" w:eastAsia="Google Sans Text" w:hAnsi="Times New Roman" w:cs="Times New Roman"/>
                    <w:color w:val="1B1C1D"/>
                    <w:kern w:val="0"/>
                    <w14:ligatures w14:val="none"/>
                  </w:rPr>
                  <w:instrText xml:space="preserve"> CITATION Mic04 \l 1033 </w:instrText>
                </w:r>
                <w:r w:rsidR="00F5653B">
                  <w:rPr>
                    <w:rFonts w:ascii="Times New Roman" w:eastAsia="Google Sans Text" w:hAnsi="Times New Roman" w:cs="Times New Roman"/>
                    <w:color w:val="1B1C1D"/>
                    <w:kern w:val="0"/>
                    <w14:ligatures w14:val="none"/>
                  </w:rPr>
                  <w:fldChar w:fldCharType="separate"/>
                </w:r>
                <w:r w:rsidR="006F78EC" w:rsidRPr="006F78EC">
                  <w:rPr>
                    <w:rFonts w:ascii="Times New Roman" w:eastAsia="Google Sans Text" w:hAnsi="Times New Roman" w:cs="Times New Roman"/>
                    <w:noProof/>
                    <w:color w:val="1B1C1D"/>
                    <w:kern w:val="0"/>
                    <w14:ligatures w14:val="none"/>
                  </w:rPr>
                  <w:t>[8]</w:t>
                </w:r>
                <w:r w:rsidR="00F5653B">
                  <w:rPr>
                    <w:rFonts w:ascii="Times New Roman" w:eastAsia="Google Sans Text" w:hAnsi="Times New Roman" w:cs="Times New Roman"/>
                    <w:color w:val="1B1C1D"/>
                    <w:kern w:val="0"/>
                    <w14:ligatures w14:val="none"/>
                  </w:rPr>
                  <w:fldChar w:fldCharType="end"/>
                </w:r>
              </w:sdtContent>
            </w:sdt>
            <w:r w:rsidRPr="00347203">
              <w:rPr>
                <w:rFonts w:ascii="Times New Roman" w:eastAsia="Google Sans Text" w:hAnsi="Times New Roman" w:cs="Times New Roman"/>
                <w:color w:val="1B1C1D"/>
                <w:kern w:val="0"/>
                <w14:ligatures w14:val="none"/>
              </w:rPr>
              <w:t>.</w:t>
            </w:r>
          </w:p>
        </w:tc>
        <w:tc>
          <w:tcPr>
            <w:tcW w:w="3120" w:type="dxa"/>
          </w:tcPr>
          <w:p w14:paraId="3542C27D" w14:textId="77777777" w:rsidR="00347203" w:rsidRPr="00347203" w:rsidRDefault="00347203" w:rsidP="00DC7D7E">
            <w:pPr>
              <w:widowControl w:val="0"/>
              <w:pBdr>
                <w:top w:val="nil"/>
                <w:left w:val="nil"/>
                <w:bottom w:val="nil"/>
                <w:right w:val="nil"/>
                <w:between w:val="nil"/>
              </w:pBdr>
              <w:spacing w:line="275" w:lineRule="auto"/>
              <w:jc w:val="both"/>
              <w:rPr>
                <w:rFonts w:ascii="Times New Roman" w:eastAsia="Google Sans Text" w:hAnsi="Times New Roman" w:cs="Times New Roman"/>
                <w:color w:val="1B1C1D"/>
                <w:kern w:val="0"/>
                <w14:ligatures w14:val="none"/>
              </w:rPr>
            </w:pPr>
            <w:r w:rsidRPr="00347203">
              <w:rPr>
                <w:rFonts w:ascii="Times New Roman" w:eastAsia="Google Sans Text" w:hAnsi="Times New Roman" w:cs="Times New Roman"/>
                <w:b/>
                <w:color w:val="1B1C1D"/>
                <w:kern w:val="0"/>
                <w14:ligatures w14:val="none"/>
              </w:rPr>
              <w:t>Selected platform.</w:t>
            </w:r>
            <w:r w:rsidRPr="00347203">
              <w:rPr>
                <w:rFonts w:ascii="Times New Roman" w:eastAsia="Google Sans Text" w:hAnsi="Times New Roman" w:cs="Times New Roman"/>
                <w:color w:val="1B1C1D"/>
                <w:kern w:val="0"/>
                <w14:ligatures w14:val="none"/>
              </w:rPr>
              <w:t xml:space="preserve"> It provides the optimal balance of physics fidelity and computational efficiency required for millions of DRL steps. Crucially, its design allows for straightforward abstraction of the physics model, which is necessary for the subsequent FPGA objective.</w:t>
            </w:r>
          </w:p>
        </w:tc>
      </w:tr>
    </w:tbl>
    <w:p w14:paraId="75CBF674" w14:textId="77777777" w:rsidR="00347203" w:rsidRPr="00853A41" w:rsidRDefault="00347203" w:rsidP="00DC7D7E">
      <w:pPr>
        <w:spacing w:after="0"/>
        <w:jc w:val="both"/>
        <w:rPr>
          <w:rFonts w:ascii="Times New Roman" w:hAnsi="Times New Roman" w:cs="Times New Roman"/>
        </w:rPr>
      </w:pPr>
    </w:p>
    <w:p w14:paraId="68D3A607" w14:textId="77777777" w:rsidR="00630331" w:rsidRPr="00853A41" w:rsidRDefault="00630331" w:rsidP="006F78EC">
      <w:pPr>
        <w:pStyle w:val="Heading2"/>
        <w:spacing w:after="0"/>
        <w:jc w:val="center"/>
      </w:pPr>
      <w:bookmarkStart w:id="32" w:name="_Toc211607156"/>
      <w:r w:rsidRPr="00853A41">
        <w:t>2.3. Classical Control Baseline</w:t>
      </w:r>
      <w:bookmarkEnd w:id="32"/>
    </w:p>
    <w:p w14:paraId="1A955222" w14:textId="19DD4A18" w:rsidR="00630331" w:rsidRPr="0034720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 xml:space="preserve">Initial control efforts utilized a simplified P-D controller structure for attitude stabilization. This phase revealed the high sensitivity of the simulated quadrotor to thrust variations. This exercise proved the necessity of establishing a stable </w:t>
      </w:r>
      <m:oMath>
        <m:r>
          <m:rPr>
            <m:nor/>
          </m:rPr>
          <w:rPr>
            <w:rFonts w:ascii="Cambria Math" w:hAnsi="Cambria Math" w:cs="Times New Roman"/>
          </w:rPr>
          <m:t>HOVER</m:t>
        </m:r>
        <m:r>
          <m:rPr>
            <m:lit/>
            <m:nor/>
          </m:rPr>
          <w:rPr>
            <w:rFonts w:ascii="Cambria Math" w:hAnsi="Cambria Math" w:cs="Times New Roman"/>
          </w:rPr>
          <m:t>_</m:t>
        </m:r>
        <m:r>
          <m:rPr>
            <m:nor/>
          </m:rPr>
          <w:rPr>
            <w:rFonts w:ascii="Cambria Math" w:hAnsi="Cambria Math" w:cs="Times New Roman"/>
          </w:rPr>
          <m:t>VELOCITY</m:t>
        </m:r>
      </m:oMath>
      <w:r w:rsidR="00347203">
        <w:rPr>
          <w:rFonts w:ascii="Times New Roman" w:eastAsiaTheme="minorEastAsia" w:hAnsi="Times New Roman" w:cs="Times New Roman"/>
        </w:rPr>
        <w:t xml:space="preserve"> </w:t>
      </w:r>
      <w:r w:rsidRPr="00853A41">
        <w:rPr>
          <w:rFonts w:ascii="Times New Roman" w:hAnsi="Times New Roman" w:cs="Times New Roman"/>
        </w:rPr>
        <w:t>(</w:t>
      </w:r>
      <m:oMath>
        <m:sSub>
          <m:sSubPr>
            <m:ctrlPr>
              <w:rPr>
                <w:rFonts w:ascii="Cambria Math" w:hAnsi="Cambria Math" w:cs="Times New Roman"/>
              </w:rPr>
            </m:ctrlPr>
          </m:sSubPr>
          <m:e>
            <m:r>
              <m:rPr>
                <m:sty m:val="p"/>
              </m:rPr>
              <w:rPr>
                <w:rFonts w:ascii="Cambria Math" w:hAnsi="Cambria Math" w:cs="Times New Roman"/>
              </w:rPr>
              <m:t>ω</m:t>
            </m:r>
          </m:e>
          <m:sub>
            <m:r>
              <m:rPr>
                <m:sty m:val="p"/>
              </m:rPr>
              <w:rPr>
                <w:rFonts w:ascii="Cambria Math" w:hAnsi="Cambria Math" w:cs="Times New Roman"/>
              </w:rPr>
              <m:t>0</m:t>
            </m:r>
          </m:sub>
        </m:sSub>
      </m:oMath>
      <w:r w:rsidRPr="00853A41">
        <w:rPr>
          <w:rFonts w:ascii="Times New Roman" w:hAnsi="Times New Roman" w:cs="Times New Roman"/>
        </w:rPr>
        <w:t>) before DRL training, confirming the complexity of the physical dynamics the DRL agent must master.</w:t>
      </w:r>
    </w:p>
    <w:p w14:paraId="6D7C91EE" w14:textId="77777777" w:rsidR="00630331" w:rsidRPr="00853A41" w:rsidRDefault="00630331" w:rsidP="006F78EC">
      <w:pPr>
        <w:pStyle w:val="Heading1"/>
        <w:spacing w:after="0"/>
        <w:jc w:val="center"/>
      </w:pPr>
      <w:bookmarkStart w:id="33" w:name="_Toc211607157"/>
      <w:r w:rsidRPr="00853A41">
        <w:lastRenderedPageBreak/>
        <w:t>Chapter 3: Methodology and Implementation</w:t>
      </w:r>
      <w:bookmarkEnd w:id="33"/>
    </w:p>
    <w:p w14:paraId="62CE1035" w14:textId="46BE7507" w:rsidR="00347203" w:rsidRPr="0034720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 xml:space="preserve">The DRL methodology is built around defining the three core elements of the MDP: </w:t>
      </w:r>
      <m:oMath>
        <m:r>
          <m:rPr>
            <m:sty m:val="p"/>
          </m:rPr>
          <w:rPr>
            <w:rFonts w:ascii="Cambria Math" w:hAnsi="Cambria Math" w:cs="Times New Roman"/>
          </w:rPr>
          <m:t>S,</m:t>
        </m:r>
      </m:oMath>
      <w:r w:rsidR="00347203">
        <w:rPr>
          <w:rFonts w:ascii="Times New Roman" w:eastAsiaTheme="minorEastAsia" w:hAnsi="Times New Roman" w:cs="Times New Roman"/>
        </w:rPr>
        <w:t xml:space="preserve"> </w:t>
      </w:r>
      <m:oMath>
        <m:r>
          <m:rPr>
            <m:sty m:val="p"/>
          </m:rPr>
          <w:rPr>
            <w:rFonts w:ascii="Cambria Math" w:hAnsi="Cambria Math" w:cs="Times New Roman"/>
          </w:rPr>
          <m:t>A,</m:t>
        </m:r>
      </m:oMath>
      <w:r w:rsidR="00347203">
        <w:rPr>
          <w:rFonts w:ascii="Times New Roman" w:eastAsiaTheme="minorEastAsia" w:hAnsi="Times New Roman" w:cs="Times New Roman"/>
        </w:rPr>
        <w:t xml:space="preserve"> </w:t>
      </w:r>
      <w:r w:rsidR="00347203" w:rsidRPr="00853A41">
        <w:rPr>
          <w:rFonts w:ascii="Times New Roman" w:hAnsi="Times New Roman" w:cs="Times New Roman"/>
        </w:rPr>
        <w:t>and</w:t>
      </w:r>
      <w:r w:rsidR="00347203">
        <w:rPr>
          <w:rFonts w:ascii="Times New Roman" w:hAnsi="Times New Roman" w:cs="Times New Roman"/>
        </w:rPr>
        <w:t xml:space="preserve"> </w:t>
      </w:r>
      <m:oMath>
        <m:r>
          <m:rPr>
            <m:sty m:val="p"/>
          </m:rPr>
          <w:rPr>
            <w:rFonts w:ascii="Cambria Math" w:hAnsi="Cambria Math" w:cs="Times New Roman"/>
          </w:rPr>
          <m:t>R.</m:t>
        </m:r>
      </m:oMath>
    </w:p>
    <w:p w14:paraId="57FCDEE8" w14:textId="082928AA" w:rsidR="00347203" w:rsidRPr="00853A41" w:rsidRDefault="00347203" w:rsidP="00DC7D7E">
      <w:pPr>
        <w:spacing w:after="0"/>
        <w:jc w:val="both"/>
        <w:rPr>
          <w:rFonts w:ascii="Times New Roman" w:hAnsi="Times New Roman" w:cs="Times New Roman"/>
        </w:rPr>
      </w:pPr>
    </w:p>
    <w:p w14:paraId="4E223229" w14:textId="77777777" w:rsidR="00630331" w:rsidRPr="00853A41" w:rsidRDefault="00630331" w:rsidP="006F78EC">
      <w:pPr>
        <w:pStyle w:val="Heading2"/>
        <w:spacing w:after="0"/>
        <w:jc w:val="center"/>
      </w:pPr>
      <w:bookmarkStart w:id="34" w:name="_Toc211607158"/>
      <w:r w:rsidRPr="00853A41">
        <w:t>3.1. System Architecture and DRL Pipeline</w:t>
      </w:r>
      <w:bookmarkEnd w:id="34"/>
    </w:p>
    <w:p w14:paraId="10EB3DF1"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training system is structured as a pipeline facilitating synchronous communication between the machine learning and physics environments.</w:t>
      </w:r>
    </w:p>
    <w:p w14:paraId="2BB4015F"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w:t>
      </w:r>
      <w:r w:rsidRPr="00853A41">
        <w:rPr>
          <w:rFonts w:ascii="Times New Roman" w:hAnsi="Times New Roman" w:cs="Times New Roman"/>
        </w:rPr>
        <w:tab/>
        <w:t>DRL Agent (Python/PyTorch): Implements the PPO algorithm.</w:t>
      </w:r>
    </w:p>
    <w:p w14:paraId="33A5638B" w14:textId="77777777" w:rsidR="00630331" w:rsidRDefault="00630331" w:rsidP="00DC7D7E">
      <w:pPr>
        <w:spacing w:after="0"/>
        <w:jc w:val="both"/>
        <w:rPr>
          <w:rFonts w:ascii="Times New Roman" w:hAnsi="Times New Roman" w:cs="Times New Roman"/>
        </w:rPr>
      </w:pPr>
      <w:r w:rsidRPr="00853A41">
        <w:rPr>
          <w:rFonts w:ascii="Times New Roman" w:hAnsi="Times New Roman" w:cs="Times New Roman"/>
        </w:rPr>
        <w:t>●</w:t>
      </w:r>
      <w:r w:rsidRPr="00853A41">
        <w:rPr>
          <w:rFonts w:ascii="Times New Roman" w:hAnsi="Times New Roman" w:cs="Times New Roman"/>
        </w:rPr>
        <w:tab/>
        <w:t>Gymnasium Environment Wrapper: A custom Python class that encapsulates the Webots control loop, translating DRL actions to physical motor commands and sensor readings to DRL states.</w:t>
      </w:r>
    </w:p>
    <w:p w14:paraId="2A3B4C53" w14:textId="77777777" w:rsidR="00CF5F9B" w:rsidRDefault="00CF5F9B" w:rsidP="00DC7D7E">
      <w:pPr>
        <w:spacing w:after="0"/>
        <w:jc w:val="both"/>
        <w:rPr>
          <w:rFonts w:ascii="Times New Roman" w:hAnsi="Times New Roman" w:cs="Times New Roman"/>
        </w:rPr>
      </w:pPr>
    </w:p>
    <w:p w14:paraId="4D853C77" w14:textId="01F794A3" w:rsidR="00CF5F9B" w:rsidRPr="00853A41" w:rsidRDefault="00CF5F9B" w:rsidP="00DC7D7E">
      <w:pPr>
        <w:spacing w:after="0"/>
        <w:jc w:val="both"/>
        <w:rPr>
          <w:rFonts w:ascii="Times New Roman" w:hAnsi="Times New Roman" w:cs="Times New Roman"/>
        </w:rPr>
      </w:pPr>
      <w:r>
        <w:rPr>
          <w:rFonts w:ascii="Times New Roman" w:hAnsi="Times New Roman" w:cs="Times New Roman"/>
          <w:noProof/>
        </w:rPr>
        <w:drawing>
          <wp:inline distT="0" distB="0" distL="0" distR="0" wp14:anchorId="120DEB36" wp14:editId="0EE61606">
            <wp:extent cx="5943600" cy="3062605"/>
            <wp:effectExtent l="0" t="0" r="0" b="4445"/>
            <wp:docPr id="1853776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76510" name="Picture 1853776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inline>
        </w:drawing>
      </w:r>
    </w:p>
    <w:p w14:paraId="6AE890A7" w14:textId="62B7C4E0" w:rsidR="00630331" w:rsidRDefault="00630331" w:rsidP="00CF5F9B">
      <w:pPr>
        <w:spacing w:after="0"/>
        <w:jc w:val="both"/>
        <w:rPr>
          <w:rFonts w:ascii="Times New Roman" w:hAnsi="Times New Roman" w:cs="Times New Roman"/>
        </w:rPr>
      </w:pPr>
      <w:r w:rsidRPr="00853A41">
        <w:rPr>
          <w:rFonts w:ascii="Times New Roman" w:hAnsi="Times New Roman" w:cs="Times New Roman"/>
        </w:rPr>
        <w:t xml:space="preserve">Figure </w:t>
      </w:r>
      <w:r w:rsidR="00CF5F9B">
        <w:rPr>
          <w:rFonts w:ascii="Times New Roman" w:hAnsi="Times New Roman" w:cs="Times New Roman"/>
        </w:rPr>
        <w:t>1</w:t>
      </w:r>
      <w:r w:rsidRPr="00853A41">
        <w:rPr>
          <w:rFonts w:ascii="Times New Roman" w:hAnsi="Times New Roman" w:cs="Times New Roman"/>
        </w:rPr>
        <w:t xml:space="preserve">: A diagram showing the DRL Pipeline </w:t>
      </w:r>
    </w:p>
    <w:p w14:paraId="5BE5A132" w14:textId="77777777" w:rsidR="00CF5F9B" w:rsidRDefault="00CF5F9B" w:rsidP="00CF5F9B">
      <w:pPr>
        <w:spacing w:after="0"/>
        <w:jc w:val="both"/>
        <w:rPr>
          <w:rFonts w:ascii="Times New Roman" w:hAnsi="Times New Roman" w:cs="Times New Roman"/>
        </w:rPr>
      </w:pPr>
    </w:p>
    <w:p w14:paraId="454D31AA" w14:textId="77777777" w:rsidR="00CF5F9B" w:rsidRDefault="00CF5F9B" w:rsidP="00CF5F9B">
      <w:pPr>
        <w:spacing w:after="0"/>
        <w:jc w:val="both"/>
        <w:rPr>
          <w:rFonts w:ascii="Times New Roman" w:hAnsi="Times New Roman" w:cs="Times New Roman"/>
        </w:rPr>
      </w:pPr>
    </w:p>
    <w:p w14:paraId="3A0B7543" w14:textId="77777777" w:rsidR="00CF5F9B" w:rsidRDefault="00CF5F9B" w:rsidP="00CF5F9B">
      <w:pPr>
        <w:spacing w:after="0"/>
        <w:jc w:val="both"/>
        <w:rPr>
          <w:rFonts w:ascii="Times New Roman" w:hAnsi="Times New Roman" w:cs="Times New Roman"/>
        </w:rPr>
      </w:pPr>
    </w:p>
    <w:p w14:paraId="78378B90" w14:textId="77777777" w:rsidR="00CF5F9B" w:rsidRDefault="00CF5F9B" w:rsidP="00CF5F9B">
      <w:pPr>
        <w:spacing w:after="0"/>
        <w:jc w:val="both"/>
        <w:rPr>
          <w:rFonts w:ascii="Times New Roman" w:hAnsi="Times New Roman" w:cs="Times New Roman"/>
        </w:rPr>
      </w:pPr>
    </w:p>
    <w:p w14:paraId="20A771B3" w14:textId="77777777" w:rsidR="00CF5F9B" w:rsidRDefault="00CF5F9B" w:rsidP="00CF5F9B">
      <w:pPr>
        <w:spacing w:after="0"/>
        <w:jc w:val="both"/>
        <w:rPr>
          <w:rFonts w:ascii="Times New Roman" w:hAnsi="Times New Roman" w:cs="Times New Roman"/>
        </w:rPr>
      </w:pPr>
    </w:p>
    <w:p w14:paraId="7702499B" w14:textId="77777777" w:rsidR="00630331" w:rsidRPr="00853A41" w:rsidRDefault="00630331" w:rsidP="006F78EC">
      <w:pPr>
        <w:pStyle w:val="Heading2"/>
        <w:spacing w:after="0"/>
        <w:jc w:val="center"/>
      </w:pPr>
      <w:bookmarkStart w:id="35" w:name="_Toc211607159"/>
      <w:r w:rsidRPr="00853A41">
        <w:lastRenderedPageBreak/>
        <w:t>3.2. Webots Environment and Plant Calibration</w:t>
      </w:r>
      <w:bookmarkEnd w:id="35"/>
    </w:p>
    <w:p w14:paraId="2DCEB1BA"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physical model must be precisely calibrated to ensure the agent learns a transferable policy.</w:t>
      </w:r>
    </w:p>
    <w:p w14:paraId="6D84EE21" w14:textId="30975A62" w:rsidR="00630331" w:rsidRPr="00F4257C"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w:t>
      </w:r>
      <w:r w:rsidRPr="00853A41">
        <w:rPr>
          <w:rFonts w:ascii="Times New Roman" w:hAnsi="Times New Roman" w:cs="Times New Roman"/>
        </w:rPr>
        <w:tab/>
        <w:t xml:space="preserve">Calibration Status: The primary challenge identified is the precise </w:t>
      </w:r>
      <m:oMath>
        <m:r>
          <m:rPr>
            <m:nor/>
          </m:rPr>
          <w:rPr>
            <w:rFonts w:ascii="Cambria Math" w:hAnsi="Cambria Math" w:cs="Times New Roman"/>
          </w:rPr>
          <m:t>HOVER</m:t>
        </m:r>
        <m:r>
          <m:rPr>
            <m:lit/>
            <m:nor/>
          </m:rPr>
          <w:rPr>
            <w:rFonts w:ascii="Cambria Math" w:hAnsi="Cambria Math" w:cs="Times New Roman"/>
          </w:rPr>
          <m:t>_</m:t>
        </m:r>
        <m:r>
          <m:rPr>
            <m:nor/>
          </m:rPr>
          <w:rPr>
            <w:rFonts w:ascii="Cambria Math" w:hAnsi="Cambria Math" w:cs="Times New Roman"/>
          </w:rPr>
          <m:t>VELOCITY</m:t>
        </m:r>
      </m:oMath>
      <w:r w:rsidR="00C8464F">
        <w:rPr>
          <w:rFonts w:ascii="Times New Roman" w:eastAsiaTheme="minorEastAsia" w:hAnsi="Times New Roman" w:cs="Times New Roman"/>
        </w:rPr>
        <w:t xml:space="preserve"> </w:t>
      </w:r>
      <w:r w:rsidR="00C8464F" w:rsidRPr="00853A41">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ω</m:t>
            </m:r>
          </m:e>
          <m:sub>
            <m:r>
              <m:rPr>
                <m:sty m:val="p"/>
              </m:rPr>
              <w:rPr>
                <w:rFonts w:ascii="Cambria Math" w:hAnsi="Cambria Math" w:cs="Times New Roman"/>
              </w:rPr>
              <m:t>0</m:t>
            </m:r>
          </m:sub>
        </m:sSub>
      </m:oMath>
      <w:r w:rsidR="00C8464F" w:rsidRPr="00853A41">
        <w:rPr>
          <w:rFonts w:ascii="Times New Roman" w:hAnsi="Times New Roman" w:cs="Times New Roman"/>
        </w:rPr>
        <w:t xml:space="preserve">) </w:t>
      </w:r>
      <w:r w:rsidRPr="00853A41">
        <w:rPr>
          <w:rFonts w:ascii="Times New Roman" w:hAnsi="Times New Roman" w:cs="Times New Roman"/>
        </w:rPr>
        <w:t>The current focus is on manual tuning to find the value where the total thrust exactly equals the force of gravity (</w:t>
      </w:r>
      <m:oMath>
        <m:r>
          <m:rPr>
            <m:sty m:val="p"/>
          </m:rPr>
          <w:rPr>
            <w:rFonts w:ascii="Cambria Math" w:hAnsi="Cambria Math" w:cs="Times New Roman"/>
          </w:rPr>
          <m:t>T = m ⋅g</m:t>
        </m:r>
      </m:oMath>
      <w:r w:rsidRPr="00853A41">
        <w:rPr>
          <w:rFonts w:ascii="Times New Roman" w:hAnsi="Times New Roman" w:cs="Times New Roman"/>
        </w:rPr>
        <w:t>), resulting in zero net vertical acceleration (</w:t>
      </w:r>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z</m:t>
            </m:r>
          </m:sub>
        </m:sSub>
        <m:r>
          <m:rPr>
            <m:sty m:val="p"/>
          </m:rPr>
          <w:rPr>
            <w:rFonts w:ascii="Cambria Math" w:hAnsi="Cambria Math" w:cs="Times New Roman"/>
          </w:rPr>
          <m:t>≈0</m:t>
        </m:r>
      </m:oMath>
      <w:r w:rsidRPr="00853A41">
        <w:rPr>
          <w:rFonts w:ascii="Times New Roman" w:hAnsi="Times New Roman" w:cs="Times New Roman"/>
        </w:rPr>
        <w:t>)</w:t>
      </w:r>
      <w:r w:rsidR="00F4257C">
        <w:rPr>
          <w:rFonts w:ascii="Times New Roman" w:hAnsi="Times New Roman" w:cs="Times New Roman"/>
        </w:rPr>
        <w:t xml:space="preserve"> </w:t>
      </w:r>
      <w:r w:rsidRPr="00853A41">
        <w:rPr>
          <w:rFonts w:ascii="Times New Roman" w:hAnsi="Times New Roman" w:cs="Times New Roman"/>
        </w:rPr>
        <w:t>.</w:t>
      </w:r>
    </w:p>
    <w:p w14:paraId="1FB065B8" w14:textId="57E27331" w:rsidR="00630331" w:rsidRPr="00F4257C"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w:t>
      </w:r>
      <w:r w:rsidRPr="00853A41">
        <w:rPr>
          <w:rFonts w:ascii="Times New Roman" w:hAnsi="Times New Roman" w:cs="Times New Roman"/>
        </w:rPr>
        <w:tab/>
        <w:t xml:space="preserve">Implementation Strategy: This calibrated </w:t>
      </w:r>
      <m:oMath>
        <m:sSub>
          <m:sSubPr>
            <m:ctrlPr>
              <w:rPr>
                <w:rFonts w:ascii="Cambria Math" w:hAnsi="Cambria Math" w:cs="Times New Roman"/>
              </w:rPr>
            </m:ctrlPr>
          </m:sSubPr>
          <m:e>
            <m:r>
              <m:rPr>
                <m:sty m:val="p"/>
              </m:rPr>
              <w:rPr>
                <w:rFonts w:ascii="Cambria Math" w:hAnsi="Cambria Math" w:cs="Times New Roman"/>
              </w:rPr>
              <m:t>ω</m:t>
            </m:r>
          </m:e>
          <m:sub>
            <m:r>
              <m:rPr>
                <m:sty m:val="p"/>
              </m:rPr>
              <w:rPr>
                <w:rFonts w:ascii="Cambria Math" w:hAnsi="Cambria Math" w:cs="Times New Roman"/>
              </w:rPr>
              <m:t>0</m:t>
            </m:r>
          </m:sub>
        </m:sSub>
      </m:oMath>
      <w:r w:rsidRPr="00853A41">
        <w:rPr>
          <w:rFonts w:ascii="Times New Roman" w:hAnsi="Times New Roman" w:cs="Times New Roman"/>
        </w:rPr>
        <w:t xml:space="preserve"> will be set as the base thrust within the Gymnasium </w:t>
      </w:r>
      <m:oMath>
        <m:r>
          <m:rPr>
            <m:nor/>
          </m:rPr>
          <w:rPr>
            <w:rFonts w:ascii="Cambria Math" w:hAnsi="Cambria Math" w:cs="Times New Roman"/>
          </w:rPr>
          <m:t>reset()</m:t>
        </m:r>
      </m:oMath>
      <w:r w:rsidR="00F4257C">
        <w:rPr>
          <w:rFonts w:ascii="Times New Roman" w:eastAsiaTheme="minorEastAsia" w:hAnsi="Times New Roman" w:cs="Times New Roman"/>
        </w:rPr>
        <w:t xml:space="preserve"> </w:t>
      </w:r>
      <w:r w:rsidRPr="00853A41">
        <w:rPr>
          <w:rFonts w:ascii="Times New Roman" w:hAnsi="Times New Roman" w:cs="Times New Roman"/>
        </w:rPr>
        <w:t xml:space="preserve">and </w:t>
      </w:r>
      <m:oMath>
        <m:r>
          <m:rPr>
            <m:nor/>
          </m:rPr>
          <w:rPr>
            <w:rFonts w:ascii="Cambria Math" w:hAnsi="Cambria Math" w:cs="Times New Roman"/>
          </w:rPr>
          <m:t>step()</m:t>
        </m:r>
        <m:r>
          <m:rPr>
            <m:sty m:val="p"/>
          </m:rPr>
          <w:rPr>
            <w:rFonts w:ascii="Cambria Math" w:hAnsi="Cambria Math" w:cs="Times New Roman"/>
          </w:rPr>
          <m:t xml:space="preserve"> </m:t>
        </m:r>
      </m:oMath>
      <w:r w:rsidRPr="00853A41">
        <w:rPr>
          <w:rFonts w:ascii="Times New Roman" w:hAnsi="Times New Roman" w:cs="Times New Roman"/>
        </w:rPr>
        <w:t>functions. The DRL agent's output will only modify this base value, significantly reducing the complexity of the learning problem.</w:t>
      </w:r>
    </w:p>
    <w:p w14:paraId="4D3B15E4" w14:textId="77777777" w:rsidR="00630331" w:rsidRPr="00853A41" w:rsidRDefault="00630331" w:rsidP="006F78EC">
      <w:pPr>
        <w:pStyle w:val="Heading2"/>
        <w:spacing w:after="0"/>
        <w:jc w:val="center"/>
      </w:pPr>
      <w:bookmarkStart w:id="36" w:name="_Toc211607160"/>
      <w:r w:rsidRPr="00853A41">
        <w:t>3.3. Deep Reinforcement Learning Design</w:t>
      </w:r>
      <w:bookmarkEnd w:id="36"/>
    </w:p>
    <w:p w14:paraId="6EC3A1B2" w14:textId="42A3964C" w:rsidR="00630331" w:rsidRPr="00F4257C" w:rsidRDefault="00630331" w:rsidP="006F78EC">
      <w:pPr>
        <w:pStyle w:val="Heading3"/>
        <w:spacing w:after="0"/>
        <w:jc w:val="center"/>
      </w:pPr>
      <w:bookmarkStart w:id="37" w:name="_Toc211607161"/>
      <w:r w:rsidRPr="00853A41">
        <w:t>3.3.1. Action Space (</w:t>
      </w:r>
      <m:oMath>
        <m:r>
          <m:rPr>
            <m:sty m:val="p"/>
          </m:rPr>
          <w:rPr>
            <w:rFonts w:ascii="Cambria Math" w:hAnsi="Cambria Math"/>
          </w:rPr>
          <m:t>A</m:t>
        </m:r>
      </m:oMath>
      <w:r w:rsidRPr="00853A41">
        <w:t>)</w:t>
      </w:r>
      <w:bookmarkEnd w:id="37"/>
    </w:p>
    <w:p w14:paraId="621F09A5"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action space is designed to give the agent control over the quadrotor's attitude and collective thrust, using rates of change for stability.</w:t>
      </w:r>
    </w:p>
    <w:p w14:paraId="5BC1F301" w14:textId="5A6EEE8F" w:rsidR="00630331" w:rsidRPr="00F4257C" w:rsidRDefault="00630331" w:rsidP="00DC7D7E">
      <w:pPr>
        <w:spacing w:after="0"/>
        <w:jc w:val="both"/>
        <w:rPr>
          <w:rFonts w:ascii="Times New Roman" w:eastAsiaTheme="minorEastAsia" w:hAnsi="Times New Roman" w:cs="Times New Roman"/>
        </w:rPr>
      </w:pPr>
      <w:r w:rsidRPr="00F4257C">
        <w:rPr>
          <w:rFonts w:ascii="Times New Roman" w:hAnsi="Times New Roman" w:cs="Times New Roman"/>
        </w:rPr>
        <w:t>●</w:t>
      </w:r>
      <w:r w:rsidRPr="00F4257C">
        <w:rPr>
          <w:rFonts w:ascii="Times New Roman" w:hAnsi="Times New Roman" w:cs="Times New Roman"/>
        </w:rPr>
        <w:tab/>
      </w:r>
      <w:r w:rsidR="00F4257C" w:rsidRPr="00F4257C">
        <w:rPr>
          <w:rFonts w:ascii="Times New Roman" w:hAnsi="Times New Roman" w:cs="Times New Roman"/>
        </w:rPr>
        <w:t>Type:</w:t>
      </w:r>
      <m:oMath>
        <m:r>
          <m:rPr>
            <m:nor/>
          </m:rPr>
          <w:rPr>
            <w:rFonts w:ascii="Cambria Math" w:hAnsi="Cambria Math" w:cs="Times New Roman"/>
          </w:rPr>
          <m:t xml:space="preserve"> Box</m:t>
        </m:r>
        <m:d>
          <m:dPr>
            <m:ctrlPr>
              <w:rPr>
                <w:rFonts w:ascii="Cambria Math" w:hAnsi="Cambria Math" w:cs="Times New Roman"/>
              </w:rPr>
            </m:ctrlPr>
          </m:dPr>
          <m:e>
            <m:r>
              <m:rPr>
                <m:nor/>
              </m:rPr>
              <w:rPr>
                <w:rFonts w:ascii="Cambria Math" w:hAnsi="Cambria Math" w:cs="Times New Roman"/>
              </w:rPr>
              <m:t>low</m:t>
            </m:r>
            <m:r>
              <m:rPr>
                <m:sty m:val="p"/>
              </m:rPr>
              <w:rPr>
                <w:rFonts w:ascii="Cambria Math" w:hAnsi="Cambria Math" w:cs="Times New Roman"/>
              </w:rPr>
              <m:t xml:space="preserve">=-1.0, </m:t>
            </m:r>
            <m:r>
              <m:rPr>
                <m:nor/>
              </m:rPr>
              <w:rPr>
                <w:rFonts w:ascii="Cambria Math" w:hAnsi="Cambria Math" w:cs="Times New Roman"/>
              </w:rPr>
              <m:t>high</m:t>
            </m:r>
            <m:r>
              <m:rPr>
                <m:sty m:val="p"/>
              </m:rPr>
              <w:rPr>
                <w:rFonts w:ascii="Cambria Math" w:hAnsi="Cambria Math" w:cs="Times New Roman"/>
              </w:rPr>
              <m:t>=1.0</m:t>
            </m:r>
          </m:e>
        </m:d>
      </m:oMath>
      <w:r w:rsidRPr="00F4257C">
        <w:rPr>
          <w:rFonts w:ascii="Times New Roman" w:hAnsi="Times New Roman" w:cs="Times New Roman"/>
        </w:rPr>
        <w:t>, Dimension</w:t>
      </w:r>
      <w:r w:rsidR="00F4257C">
        <w:rPr>
          <w:rFonts w:ascii="Times New Roman" w:hAnsi="Times New Roman" w:cs="Times New Roman"/>
        </w:rPr>
        <w:t xml:space="preserve"> </w:t>
      </w:r>
      <m:oMath>
        <m:r>
          <m:rPr>
            <m:sty m:val="p"/>
          </m:rPr>
          <w:rPr>
            <w:rFonts w:ascii="Cambria Math" w:hAnsi="Cambria Math" w:cs="Times New Roman"/>
          </w:rPr>
          <m:t>4</m:t>
        </m:r>
      </m:oMath>
      <w:r w:rsidRPr="00F4257C">
        <w:rPr>
          <w:rFonts w:ascii="Times New Roman" w:hAnsi="Times New Roman" w:cs="Times New Roman"/>
        </w:rPr>
        <w:t>.</w:t>
      </w:r>
    </w:p>
    <w:p w14:paraId="3A945511" w14:textId="394AE491" w:rsidR="00630331" w:rsidRPr="00B02CE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w:t>
      </w:r>
      <w:r w:rsidRPr="00853A41">
        <w:rPr>
          <w:rFonts w:ascii="Times New Roman" w:hAnsi="Times New Roman" w:cs="Times New Roman"/>
        </w:rPr>
        <w:tab/>
        <w:t>Vector Definition</w:t>
      </w:r>
      <w:r w:rsidR="00B02CE3">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t</m:t>
            </m:r>
          </m:sub>
        </m:sSub>
        <m:r>
          <m:rPr>
            <m:sty m:val="p"/>
          </m:rPr>
          <w:rPr>
            <w:rFonts w:ascii="Cambria Math" w:hAnsi="Cambria Math" w:cs="Times New Roman"/>
          </w:rPr>
          <m:t>=</m:t>
        </m:r>
        <m:d>
          <m:dPr>
            <m:begChr m:val="["/>
            <m:endChr m:val="]"/>
            <m:ctrlPr>
              <w:rPr>
                <w:rFonts w:ascii="Cambria Math" w:hAnsi="Cambria Math" w:cs="Times New Roman"/>
              </w:rPr>
            </m:ctrlPr>
          </m:dPr>
          <m:e>
            <m:acc>
              <m:accPr>
                <m:chr m:val="̇"/>
                <m:ctrlPr>
                  <w:rPr>
                    <w:rFonts w:ascii="Cambria Math" w:hAnsi="Cambria Math" w:cs="Times New Roman"/>
                  </w:rPr>
                </m:ctrlPr>
              </m:accPr>
              <m:e>
                <m:r>
                  <m:rPr>
                    <m:sty m:val="p"/>
                  </m:rPr>
                  <w:rPr>
                    <w:rFonts w:ascii="Cambria Math" w:hAnsi="Cambria Math" w:cs="Times New Roman"/>
                  </w:rPr>
                  <m:t>ϕ</m:t>
                </m:r>
              </m:e>
            </m:acc>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θ</m:t>
                </m:r>
              </m:e>
            </m:acc>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z</m:t>
                </m:r>
              </m:sub>
            </m:sSub>
            <m:r>
              <m:rPr>
                <m:sty m:val="p"/>
              </m:rPr>
              <w:rPr>
                <w:rFonts w:ascii="Cambria Math" w:hAnsi="Cambria Math" w:cs="Times New Roman"/>
              </w:rPr>
              <m:t>,</m:t>
            </m:r>
            <m:acc>
              <m:accPr>
                <m:chr m:val="̇"/>
                <m:ctrlPr>
                  <w:rPr>
                    <w:rFonts w:ascii="Cambria Math" w:hAnsi="Cambria Math" w:cs="Times New Roman"/>
                  </w:rPr>
                </m:ctrlPr>
              </m:accPr>
              <m:e>
                <m:r>
                  <m:rPr>
                    <m:sty m:val="p"/>
                  </m:rPr>
                  <w:rPr>
                    <w:rFonts w:ascii="Cambria Math" w:hAnsi="Cambria Math" w:cs="Times New Roman"/>
                  </w:rPr>
                  <m:t>ψ</m:t>
                </m:r>
              </m:e>
            </m:acc>
          </m:e>
        </m:d>
      </m:oMath>
      <w:r w:rsidRPr="00853A41">
        <w:rPr>
          <w:rFonts w:ascii="Times New Roman" w:hAnsi="Times New Roman" w:cs="Times New Roman"/>
        </w:rPr>
        <w:t>:</w:t>
      </w:r>
    </w:p>
    <w:p w14:paraId="67902FA3" w14:textId="24223882" w:rsidR="00630331" w:rsidRPr="00B02CE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1.</w:t>
      </w:r>
      <w:r w:rsidRPr="00853A41">
        <w:rPr>
          <w:rFonts w:ascii="Times New Roman" w:hAnsi="Times New Roman" w:cs="Times New Roman"/>
        </w:rPr>
        <w:tab/>
      </w:r>
      <m:oMath>
        <m:acc>
          <m:accPr>
            <m:chr m:val="̇"/>
            <m:ctrlPr>
              <w:rPr>
                <w:rFonts w:ascii="Cambria Math" w:hAnsi="Cambria Math" w:cs="Times New Roman"/>
              </w:rPr>
            </m:ctrlPr>
          </m:accPr>
          <m:e>
            <m:r>
              <m:rPr>
                <m:sty m:val="p"/>
              </m:rPr>
              <w:rPr>
                <w:rFonts w:ascii="Cambria Math" w:hAnsi="Cambria Math" w:cs="Times New Roman"/>
              </w:rPr>
              <m:t>ϕ</m:t>
            </m:r>
          </m:e>
        </m:acc>
      </m:oMath>
      <w:r w:rsidRPr="00853A41">
        <w:rPr>
          <w:rFonts w:ascii="Times New Roman" w:hAnsi="Times New Roman" w:cs="Times New Roman"/>
        </w:rPr>
        <w:t xml:space="preserve"> (Roll Rate Command): Desired roll rate change (lateral movement).</w:t>
      </w:r>
    </w:p>
    <w:p w14:paraId="21805E7A" w14:textId="684DD51B" w:rsidR="00630331" w:rsidRPr="007F042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2.</w:t>
      </w:r>
      <w:r w:rsidRPr="00853A41">
        <w:rPr>
          <w:rFonts w:ascii="Times New Roman" w:hAnsi="Times New Roman" w:cs="Times New Roman"/>
        </w:rPr>
        <w:tab/>
      </w:r>
      <m:oMath>
        <m:acc>
          <m:accPr>
            <m:chr m:val="̇"/>
            <m:ctrlPr>
              <w:rPr>
                <w:rFonts w:ascii="Cambria Math" w:hAnsi="Cambria Math" w:cs="Times New Roman"/>
              </w:rPr>
            </m:ctrlPr>
          </m:accPr>
          <m:e>
            <m:r>
              <m:rPr>
                <m:sty m:val="p"/>
              </m:rPr>
              <w:rPr>
                <w:rFonts w:ascii="Cambria Math" w:hAnsi="Cambria Math" w:cs="Times New Roman"/>
              </w:rPr>
              <m:t>θ</m:t>
            </m:r>
          </m:e>
        </m:acc>
      </m:oMath>
      <w:r w:rsidR="007F0423">
        <w:rPr>
          <w:rFonts w:ascii="Times New Roman" w:eastAsiaTheme="minorEastAsia" w:hAnsi="Times New Roman" w:cs="Times New Roman"/>
        </w:rPr>
        <w:t xml:space="preserve"> </w:t>
      </w:r>
      <w:r w:rsidRPr="00853A41">
        <w:rPr>
          <w:rFonts w:ascii="Times New Roman" w:hAnsi="Times New Roman" w:cs="Times New Roman"/>
        </w:rPr>
        <w:t>(Pitch Rate Command): Desired pitch rate change (forward/backward movement).</w:t>
      </w:r>
    </w:p>
    <w:p w14:paraId="54B53520" w14:textId="327930EC" w:rsidR="00630331" w:rsidRPr="007F042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3.</w:t>
      </w:r>
      <w:r w:rsidRPr="00853A41">
        <w:rPr>
          <w:rFonts w:ascii="Times New Roman" w:hAnsi="Times New Roman" w:cs="Times New Roman"/>
        </w:rPr>
        <w:tab/>
      </w:r>
      <m:oMath>
        <m:sSub>
          <m:sSubPr>
            <m:ctrlPr>
              <w:rPr>
                <w:rFonts w:ascii="Cambria Math" w:hAnsi="Cambria Math" w:cs="Times New Roman"/>
              </w:rPr>
            </m:ctrlPr>
          </m:sSubPr>
          <m:e>
            <m:r>
              <m:rPr>
                <m:sty m:val="p"/>
              </m:rPr>
              <w:rPr>
                <w:rFonts w:ascii="Cambria Math" w:hAnsi="Cambria Math" w:cs="Times New Roman"/>
              </w:rPr>
              <m:t>a</m:t>
            </m:r>
          </m:e>
          <m:sub>
            <m:r>
              <m:rPr>
                <m:sty m:val="p"/>
              </m:rPr>
              <w:rPr>
                <w:rFonts w:ascii="Cambria Math" w:hAnsi="Cambria Math" w:cs="Times New Roman"/>
              </w:rPr>
              <m:t>z</m:t>
            </m:r>
          </m:sub>
        </m:sSub>
      </m:oMath>
      <w:r w:rsidR="007F0423">
        <w:rPr>
          <w:rFonts w:ascii="Times New Roman" w:eastAsiaTheme="minorEastAsia" w:hAnsi="Times New Roman" w:cs="Times New Roman"/>
        </w:rPr>
        <w:t xml:space="preserve"> </w:t>
      </w:r>
      <w:r w:rsidRPr="00853A41">
        <w:rPr>
          <w:rFonts w:ascii="Times New Roman" w:hAnsi="Times New Roman" w:cs="Times New Roman"/>
        </w:rPr>
        <w:t>(Vertical Acceleration Adjustment): Normalized thrust adjustment relative to</w:t>
      </w:r>
      <m:oMath>
        <m: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ω</m:t>
            </m:r>
          </m:e>
          <m:sub>
            <m:r>
              <m:rPr>
                <m:sty m:val="p"/>
              </m:rPr>
              <w:rPr>
                <w:rFonts w:ascii="Cambria Math" w:hAnsi="Cambria Math" w:cs="Times New Roman"/>
              </w:rPr>
              <m:t>0</m:t>
            </m:r>
          </m:sub>
        </m:sSub>
      </m:oMath>
      <w:r w:rsidRPr="00853A41">
        <w:rPr>
          <w:rFonts w:ascii="Times New Roman" w:hAnsi="Times New Roman" w:cs="Times New Roman"/>
        </w:rPr>
        <w:t>.</w:t>
      </w:r>
    </w:p>
    <w:p w14:paraId="46C3FF6A" w14:textId="571BE438" w:rsidR="00630331" w:rsidRPr="007F042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4.</w:t>
      </w:r>
      <w:r w:rsidRPr="00853A41">
        <w:rPr>
          <w:rFonts w:ascii="Times New Roman" w:hAnsi="Times New Roman" w:cs="Times New Roman"/>
        </w:rPr>
        <w:tab/>
      </w:r>
      <m:oMath>
        <m:acc>
          <m:accPr>
            <m:chr m:val="̇"/>
            <m:ctrlPr>
              <w:rPr>
                <w:rFonts w:ascii="Cambria Math" w:hAnsi="Cambria Math" w:cs="Times New Roman"/>
              </w:rPr>
            </m:ctrlPr>
          </m:accPr>
          <m:e>
            <m:r>
              <m:rPr>
                <m:sty m:val="p"/>
              </m:rPr>
              <w:rPr>
                <w:rFonts w:ascii="Cambria Math" w:hAnsi="Cambria Math" w:cs="Times New Roman"/>
              </w:rPr>
              <m:t>ψ</m:t>
            </m:r>
          </m:e>
        </m:acc>
      </m:oMath>
      <w:r w:rsidRPr="00853A41">
        <w:rPr>
          <w:rFonts w:ascii="Times New Roman" w:hAnsi="Times New Roman" w:cs="Times New Roman"/>
        </w:rPr>
        <w:t xml:space="preserve"> (Yaw Rate Command): Desired angular velocity around the Z-axis.</w:t>
      </w:r>
    </w:p>
    <w:p w14:paraId="682A69D6" w14:textId="7B3FEC33" w:rsidR="00630331" w:rsidRPr="007F0423" w:rsidRDefault="00630331" w:rsidP="006F78EC">
      <w:pPr>
        <w:pStyle w:val="Heading3"/>
        <w:spacing w:after="0"/>
        <w:jc w:val="center"/>
      </w:pPr>
      <w:bookmarkStart w:id="38" w:name="_Toc211607162"/>
      <w:r w:rsidRPr="00853A41">
        <w:t>3.3.2. Observation Space (</w:t>
      </w:r>
      <m:oMath>
        <m:r>
          <m:rPr>
            <m:sty m:val="p"/>
          </m:rPr>
          <w:rPr>
            <w:rFonts w:ascii="Cambria Math" w:hAnsi="Cambria Math"/>
          </w:rPr>
          <m:t>S</m:t>
        </m:r>
      </m:oMath>
      <w:r w:rsidRPr="00853A41">
        <w:t>)</w:t>
      </w:r>
      <w:bookmarkEnd w:id="38"/>
    </w:p>
    <w:p w14:paraId="3E2B18E6"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state vector provides all necessary information for the agent to compute its next optimal action, derived from the IMU and GPS sensors.</w:t>
      </w:r>
    </w:p>
    <w:p w14:paraId="3802D36A" w14:textId="256FE7DA" w:rsidR="007F0423" w:rsidRPr="007F0423" w:rsidRDefault="00630331" w:rsidP="00DC7D7E">
      <w:pPr>
        <w:spacing w:after="0"/>
        <w:jc w:val="both"/>
        <w:rPr>
          <w:rFonts w:ascii="Times New Roman" w:eastAsiaTheme="minorEastAsia" w:hAnsi="Times New Roman" w:cs="Times New Roman"/>
        </w:rPr>
      </w:pPr>
      <w:r w:rsidRPr="007F0423">
        <w:rPr>
          <w:rFonts w:ascii="Times New Roman" w:hAnsi="Times New Roman" w:cs="Times New Roman"/>
        </w:rPr>
        <w:t>●</w:t>
      </w:r>
      <w:r w:rsidRPr="007F0423">
        <w:rPr>
          <w:rFonts w:ascii="Times New Roman" w:hAnsi="Times New Roman" w:cs="Times New Roman"/>
        </w:rPr>
        <w:tab/>
      </w:r>
      <w:r w:rsidR="007F0423" w:rsidRPr="007F0423">
        <w:rPr>
          <w:rFonts w:ascii="Times New Roman" w:hAnsi="Times New Roman" w:cs="Times New Roman"/>
        </w:rPr>
        <w:t>Type:</w:t>
      </w:r>
      <m:oMath>
        <m:r>
          <m:rPr>
            <m:nor/>
          </m:rPr>
          <w:rPr>
            <w:rFonts w:ascii="Cambria Math" w:hAnsi="Cambria Math" w:cs="Times New Roman"/>
          </w:rPr>
          <m:t xml:space="preserve"> Box</m:t>
        </m:r>
        <m:d>
          <m:dPr>
            <m:ctrlPr>
              <w:rPr>
                <w:rFonts w:ascii="Cambria Math" w:hAnsi="Cambria Math" w:cs="Times New Roman"/>
              </w:rPr>
            </m:ctrlPr>
          </m:dPr>
          <m:e>
            <m:r>
              <m:rPr>
                <m:nor/>
              </m:rPr>
              <w:rPr>
                <w:rFonts w:ascii="Cambria Math" w:hAnsi="Cambria Math" w:cs="Times New Roman"/>
              </w:rPr>
              <m:t>low</m:t>
            </m:r>
            <m:r>
              <m:rPr>
                <m:sty m:val="p"/>
              </m:rPr>
              <w:rPr>
                <w:rFonts w:ascii="Cambria Math" w:hAnsi="Cambria Math" w:cs="Times New Roman"/>
              </w:rPr>
              <m:t xml:space="preserve">=-∞, </m:t>
            </m:r>
            <m:r>
              <m:rPr>
                <m:nor/>
              </m:rPr>
              <w:rPr>
                <w:rFonts w:ascii="Cambria Math" w:hAnsi="Cambria Math" w:cs="Times New Roman"/>
              </w:rPr>
              <m:t>high</m:t>
            </m:r>
            <m:r>
              <m:rPr>
                <m:sty m:val="p"/>
              </m:rPr>
              <w:rPr>
                <w:rFonts w:ascii="Cambria Math" w:hAnsi="Cambria Math" w:cs="Times New Roman"/>
              </w:rPr>
              <m:t>=∞</m:t>
            </m:r>
          </m:e>
        </m:d>
      </m:oMath>
      <w:r w:rsidRPr="007F0423">
        <w:rPr>
          <w:rFonts w:ascii="Times New Roman" w:hAnsi="Times New Roman" w:cs="Times New Roman"/>
        </w:rPr>
        <w:t xml:space="preserve">, Dimension </w:t>
      </w:r>
      <m:oMath>
        <m:r>
          <m:rPr>
            <m:sty m:val="p"/>
          </m:rPr>
          <w:rPr>
            <w:rFonts w:ascii="Cambria Math" w:hAnsi="Cambria Math" w:cs="Times New Roman"/>
          </w:rPr>
          <m:t>14.</m:t>
        </m:r>
      </m:oMath>
    </w:p>
    <w:p w14:paraId="09957CBB" w14:textId="33F510E9" w:rsidR="00630331" w:rsidRPr="007F042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w:t>
      </w:r>
      <w:r w:rsidRPr="00853A41">
        <w:rPr>
          <w:rFonts w:ascii="Times New Roman" w:hAnsi="Times New Roman" w:cs="Times New Roman"/>
        </w:rPr>
        <w:tab/>
        <w:t>Vector Definition</w:t>
      </w:r>
      <w:r w:rsidR="007F0423">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oMath>
      <w:r w:rsidRPr="00853A41">
        <w:rPr>
          <w:rFonts w:ascii="Times New Roman" w:hAnsi="Times New Roman" w:cs="Times New Roman"/>
        </w:rPr>
        <w:t>:</w:t>
      </w:r>
    </w:p>
    <w:p w14:paraId="46DEBD04" w14:textId="7F1EFBF6" w:rsidR="00630331" w:rsidRPr="007F0423"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1.</w:t>
      </w:r>
      <w:r w:rsidRPr="00853A41">
        <w:rPr>
          <w:rFonts w:ascii="Times New Roman" w:hAnsi="Times New Roman" w:cs="Times New Roman"/>
        </w:rPr>
        <w:tab/>
        <w:t xml:space="preserve">Goal Vector (3): </w:t>
      </w:r>
      <m:oMath>
        <m:r>
          <m:rPr>
            <m:sty m:val="p"/>
          </m:rPr>
          <w:rPr>
            <w:rFonts w:ascii="Cambria Math" w:hAnsi="Cambria Math" w:cs="Times New Roman"/>
          </w:rPr>
          <m:t xml:space="preserve">Δx, Δy, Δz </m:t>
        </m:r>
      </m:oMath>
      <w:r w:rsidRPr="00853A41">
        <w:rPr>
          <w:rFonts w:ascii="Times New Roman" w:hAnsi="Times New Roman" w:cs="Times New Roman"/>
        </w:rPr>
        <w:t>(Relative position to the target).</w:t>
      </w:r>
    </w:p>
    <w:p w14:paraId="6A062D4C" w14:textId="616B5FE7" w:rsidR="00630331" w:rsidRPr="00E57294" w:rsidRDefault="00630331" w:rsidP="00DC7D7E">
      <w:pPr>
        <w:spacing w:after="0"/>
        <w:jc w:val="both"/>
        <w:rPr>
          <w:rFonts w:ascii="Times New Roman" w:eastAsiaTheme="minorEastAsia" w:hAnsi="Times New Roman" w:cs="Times New Roman"/>
        </w:rPr>
      </w:pPr>
      <w:r w:rsidRPr="00E57294">
        <w:rPr>
          <w:rFonts w:ascii="Times New Roman" w:hAnsi="Times New Roman" w:cs="Times New Roman"/>
        </w:rPr>
        <w:t>2.</w:t>
      </w:r>
      <w:r w:rsidRPr="00E57294">
        <w:rPr>
          <w:rFonts w:ascii="Times New Roman" w:hAnsi="Times New Roman" w:cs="Times New Roman"/>
        </w:rPr>
        <w:tab/>
        <w:t xml:space="preserve">Attitude (3): </w:t>
      </w:r>
      <w:r w:rsidRPr="00853A41">
        <w:rPr>
          <w:rFonts w:ascii="Times New Roman" w:hAnsi="Times New Roman" w:cs="Times New Roman"/>
        </w:rPr>
        <w:t>Roll (</w:t>
      </w:r>
      <m:oMath>
        <m:r>
          <m:rPr>
            <m:sty m:val="p"/>
          </m:rPr>
          <w:rPr>
            <w:rFonts w:ascii="Cambria Math" w:hAnsi="Cambria Math" w:cs="Times New Roman"/>
          </w:rPr>
          <m:t>ϕ</m:t>
        </m:r>
      </m:oMath>
      <w:r w:rsidRPr="00853A41">
        <w:rPr>
          <w:rFonts w:ascii="Times New Roman" w:hAnsi="Times New Roman" w:cs="Times New Roman"/>
        </w:rPr>
        <w:t>), Pitch (</w:t>
      </w:r>
      <m:oMath>
        <m:r>
          <m:rPr>
            <m:sty m:val="p"/>
          </m:rPr>
          <w:rPr>
            <w:rFonts w:ascii="Cambria Math" w:hAnsi="Cambria Math" w:cs="Times New Roman"/>
          </w:rPr>
          <m:t>θ</m:t>
        </m:r>
      </m:oMath>
      <w:r w:rsidRPr="00853A41">
        <w:rPr>
          <w:rFonts w:ascii="Times New Roman" w:hAnsi="Times New Roman" w:cs="Times New Roman"/>
        </w:rPr>
        <w:t>), Yaw (</w:t>
      </w:r>
      <m:oMath>
        <m:r>
          <m:rPr>
            <m:sty m:val="p"/>
          </m:rPr>
          <w:rPr>
            <w:rFonts w:ascii="Cambria Math" w:hAnsi="Cambria Math" w:cs="Times New Roman"/>
          </w:rPr>
          <m:t>ψ</m:t>
        </m:r>
      </m:oMath>
      <w:r w:rsidRPr="00853A41">
        <w:rPr>
          <w:rFonts w:ascii="Times New Roman" w:hAnsi="Times New Roman" w:cs="Times New Roman"/>
        </w:rPr>
        <w:t>).</w:t>
      </w:r>
    </w:p>
    <w:p w14:paraId="0A04BD91" w14:textId="3601E75D" w:rsidR="00630331" w:rsidRPr="00E57294"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3.</w:t>
      </w:r>
      <w:r w:rsidRPr="00853A41">
        <w:rPr>
          <w:rFonts w:ascii="Times New Roman" w:hAnsi="Times New Roman" w:cs="Times New Roman"/>
        </w:rPr>
        <w:tab/>
        <w:t>Linear Velocity (3):</w:t>
      </w:r>
      <m:oMath>
        <m:r>
          <w:rPr>
            <w:rFonts w:ascii="Cambria Math" w:hAnsi="Cambria Math" w:cs="Times New Roman"/>
          </w:rPr>
          <m:t xml:space="preserve"> </m:t>
        </m:r>
        <m:sSub>
          <m:sSubPr>
            <m:ctrlPr>
              <w:rPr>
                <w:rFonts w:ascii="Cambria Math" w:hAnsi="Cambria Math" w:cs="Times New Roman"/>
              </w:rPr>
            </m:ctrlPr>
          </m:sSubPr>
          <m:e>
            <m:r>
              <m:rPr>
                <m:nor/>
              </m:rPr>
              <w:rPr>
                <w:rFonts w:ascii="Cambria Math" w:hAnsi="Cambria Math" w:cs="Times New Roman"/>
              </w:rPr>
              <m:t>V</m:t>
            </m:r>
          </m:e>
          <m:sub>
            <m:r>
              <m:rPr>
                <m:sty m:val="p"/>
              </m:rPr>
              <w:rPr>
                <w:rFonts w:ascii="Cambria Math" w:hAnsi="Cambria Math" w:cs="Times New Roman"/>
              </w:rPr>
              <m:t>x</m:t>
            </m:r>
          </m:sub>
        </m:sSub>
      </m:oMath>
      <w:r w:rsidRPr="00853A41">
        <w:rPr>
          <w:rFonts w:ascii="Times New Roman" w:hAnsi="Times New Roman" w:cs="Times New Roman"/>
        </w:rPr>
        <w:t xml:space="preserve">, </w:t>
      </w:r>
      <m:oMath>
        <m:sSub>
          <m:sSubPr>
            <m:ctrlPr>
              <w:rPr>
                <w:rFonts w:ascii="Cambria Math" w:hAnsi="Cambria Math" w:cs="Times New Roman"/>
              </w:rPr>
            </m:ctrlPr>
          </m:sSubPr>
          <m:e>
            <m:r>
              <m:rPr>
                <m:nor/>
              </m:rPr>
              <w:rPr>
                <w:rFonts w:ascii="Cambria Math" w:hAnsi="Cambria Math" w:cs="Times New Roman"/>
              </w:rPr>
              <m:t>V</m:t>
            </m:r>
          </m:e>
          <m:sub>
            <m:r>
              <m:rPr>
                <m:sty m:val="p"/>
              </m:rPr>
              <w:rPr>
                <w:rFonts w:ascii="Cambria Math" w:hAnsi="Cambria Math" w:cs="Times New Roman"/>
              </w:rPr>
              <m:t>y</m:t>
            </m:r>
          </m:sub>
        </m:sSub>
      </m:oMath>
      <w:r w:rsidRPr="00853A41">
        <w:rPr>
          <w:rFonts w:ascii="Times New Roman" w:hAnsi="Times New Roman" w:cs="Times New Roman"/>
        </w:rPr>
        <w:t xml:space="preserve">, </w:t>
      </w:r>
      <m:oMath>
        <m:sSub>
          <m:sSubPr>
            <m:ctrlPr>
              <w:rPr>
                <w:rFonts w:ascii="Cambria Math" w:hAnsi="Cambria Math" w:cs="Times New Roman"/>
              </w:rPr>
            </m:ctrlPr>
          </m:sSubPr>
          <m:e>
            <m:r>
              <m:rPr>
                <m:nor/>
              </m:rPr>
              <w:rPr>
                <w:rFonts w:ascii="Cambria Math" w:hAnsi="Cambria Math" w:cs="Times New Roman"/>
              </w:rPr>
              <m:t>V</m:t>
            </m:r>
          </m:e>
          <m:sub>
            <m:r>
              <m:rPr>
                <m:sty m:val="p"/>
              </m:rPr>
              <w:rPr>
                <w:rFonts w:ascii="Cambria Math" w:hAnsi="Cambria Math" w:cs="Times New Roman"/>
              </w:rPr>
              <m:t>z</m:t>
            </m:r>
          </m:sub>
        </m:sSub>
      </m:oMath>
      <w:r w:rsidR="00E57294">
        <w:rPr>
          <w:rFonts w:ascii="Times New Roman" w:eastAsiaTheme="minorEastAsia" w:hAnsi="Times New Roman" w:cs="Times New Roman"/>
        </w:rPr>
        <w:t xml:space="preserve"> </w:t>
      </w:r>
      <w:r w:rsidRPr="00853A41">
        <w:rPr>
          <w:rFonts w:ascii="Times New Roman" w:hAnsi="Times New Roman" w:cs="Times New Roman"/>
        </w:rPr>
        <w:t>(from GPS).</w:t>
      </w:r>
    </w:p>
    <w:p w14:paraId="72E907F0" w14:textId="7617A66E" w:rsidR="00630331" w:rsidRPr="00E57294"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4.</w:t>
      </w:r>
      <w:r w:rsidRPr="00853A41">
        <w:rPr>
          <w:rFonts w:ascii="Times New Roman" w:hAnsi="Times New Roman" w:cs="Times New Roman"/>
        </w:rPr>
        <w:tab/>
        <w:t xml:space="preserve">Angular Velocity (3): </w:t>
      </w:r>
      <m:oMath>
        <m:sSub>
          <m:sSubPr>
            <m:ctrlPr>
              <w:rPr>
                <w:rFonts w:ascii="Cambria Math" w:hAnsi="Cambria Math" w:cs="Times New Roman"/>
              </w:rPr>
            </m:ctrlPr>
          </m:sSubPr>
          <m:e>
            <m:r>
              <m:rPr>
                <m:sty m:val="p"/>
              </m:rPr>
              <w:rPr>
                <w:rFonts w:ascii="Cambria Math" w:hAnsi="Cambria Math" w:cs="Times New Roman"/>
              </w:rPr>
              <m:t>ω</m:t>
            </m:r>
          </m:e>
          <m:sub>
            <m:r>
              <m:rPr>
                <m:sty m:val="p"/>
              </m:rPr>
              <w:rPr>
                <w:rFonts w:ascii="Cambria Math" w:hAnsi="Cambria Math" w:cs="Times New Roman"/>
              </w:rPr>
              <m:t>x</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ω</m:t>
            </m:r>
          </m:e>
          <m:sub>
            <m:r>
              <m:rPr>
                <m:sty m:val="p"/>
              </m:rPr>
              <w:rPr>
                <w:rFonts w:ascii="Cambria Math" w:hAnsi="Cambria Math" w:cs="Times New Roman"/>
              </w:rPr>
              <m:t>y</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ω</m:t>
            </m:r>
          </m:e>
          <m:sub>
            <m:r>
              <m:rPr>
                <m:sty m:val="p"/>
              </m:rPr>
              <w:rPr>
                <w:rFonts w:ascii="Cambria Math" w:hAnsi="Cambria Math" w:cs="Times New Roman"/>
              </w:rPr>
              <m:t>z</m:t>
            </m:r>
          </m:sub>
        </m:sSub>
      </m:oMath>
      <w:r w:rsidR="00E57294">
        <w:rPr>
          <w:rFonts w:ascii="Times New Roman" w:hAnsi="Times New Roman" w:cs="Times New Roman"/>
        </w:rPr>
        <w:t xml:space="preserve"> </w:t>
      </w:r>
      <w:r w:rsidRPr="00853A41">
        <w:rPr>
          <w:rFonts w:ascii="Times New Roman" w:hAnsi="Times New Roman" w:cs="Times New Roman"/>
        </w:rPr>
        <w:t>(from IMU).</w:t>
      </w:r>
    </w:p>
    <w:p w14:paraId="70E27F17" w14:textId="352E0F03" w:rsidR="00630331" w:rsidRPr="00E57294" w:rsidRDefault="00630331" w:rsidP="00DC7D7E">
      <w:pPr>
        <w:spacing w:after="0"/>
        <w:jc w:val="both"/>
        <w:rPr>
          <w:rFonts w:ascii="Times New Roman" w:eastAsiaTheme="minorEastAsia" w:hAnsi="Times New Roman" w:cs="Times New Roman"/>
        </w:rPr>
      </w:pPr>
      <w:r w:rsidRPr="00853A41">
        <w:rPr>
          <w:rFonts w:ascii="Times New Roman" w:hAnsi="Times New Roman" w:cs="Times New Roman"/>
        </w:rPr>
        <w:t>5.</w:t>
      </w:r>
      <w:r w:rsidRPr="00853A41">
        <w:rPr>
          <w:rFonts w:ascii="Times New Roman" w:hAnsi="Times New Roman" w:cs="Times New Roman"/>
        </w:rPr>
        <w:tab/>
        <w:t>Distance Sensors (</w:t>
      </w:r>
      <w:r w:rsidR="00E57294">
        <w:rPr>
          <w:rFonts w:ascii="Times New Roman" w:hAnsi="Times New Roman" w:cs="Times New Roman"/>
        </w:rPr>
        <w:t>2</w:t>
      </w:r>
      <w:r w:rsidRPr="00853A41">
        <w:rPr>
          <w:rFonts w:ascii="Times New Roman" w:hAnsi="Times New Roman" w:cs="Times New Roman"/>
        </w:rPr>
        <w:t>): Front distance</w:t>
      </w:r>
      <w:r w:rsidR="00E57294">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d</m:t>
            </m:r>
          </m:e>
          <m:sub>
            <m:r>
              <m:rPr>
                <m:nor/>
              </m:rPr>
              <w:rPr>
                <w:rFonts w:ascii="Cambria Math" w:hAnsi="Cambria Math" w:cs="Times New Roman"/>
              </w:rPr>
              <m:t>front</m:t>
            </m:r>
          </m:sub>
        </m:sSub>
      </m:oMath>
      <w:r w:rsidRPr="00853A41">
        <w:rPr>
          <w:rFonts w:ascii="Times New Roman" w:hAnsi="Times New Roman" w:cs="Times New Roman"/>
        </w:rPr>
        <w:t>, and absolute distance to goal</w:t>
      </w:r>
      <w:r w:rsidR="00E57294">
        <w:rPr>
          <w:rFonts w:ascii="Times New Roman" w:hAnsi="Times New Roman" w:cs="Times New Roman"/>
        </w:rPr>
        <w:t xml:space="preserve"> </w:t>
      </w:r>
      <m:oMath>
        <m:sSub>
          <m:sSubPr>
            <m:ctrlPr>
              <w:rPr>
                <w:rFonts w:ascii="Cambria Math" w:hAnsi="Cambria Math" w:cs="Times New Roman"/>
              </w:rPr>
            </m:ctrlPr>
          </m:sSubPr>
          <m:e>
            <m:r>
              <m:rPr>
                <m:sty m:val="p"/>
              </m:rPr>
              <w:rPr>
                <w:rFonts w:ascii="Cambria Math" w:hAnsi="Cambria Math" w:cs="Times New Roman"/>
              </w:rPr>
              <m:t>d</m:t>
            </m:r>
          </m:e>
          <m:sub>
            <m:r>
              <m:rPr>
                <m:nor/>
              </m:rPr>
              <w:rPr>
                <w:rFonts w:ascii="Cambria Math" w:hAnsi="Cambria Math" w:cs="Times New Roman"/>
              </w:rPr>
              <m:t>target</m:t>
            </m:r>
          </m:sub>
        </m:sSub>
      </m:oMath>
      <w:r w:rsidRPr="00853A41">
        <w:rPr>
          <w:rFonts w:ascii="Times New Roman" w:hAnsi="Times New Roman" w:cs="Times New Roman"/>
        </w:rPr>
        <w:t>.</w:t>
      </w:r>
    </w:p>
    <w:p w14:paraId="3C328DC4" w14:textId="3492E847" w:rsidR="00630331" w:rsidRPr="001460AC" w:rsidRDefault="00630331" w:rsidP="006F78EC">
      <w:pPr>
        <w:pStyle w:val="Heading3"/>
        <w:spacing w:after="0"/>
        <w:jc w:val="center"/>
      </w:pPr>
      <w:bookmarkStart w:id="39" w:name="_Toc211607163"/>
      <w:r w:rsidRPr="00853A41">
        <w:t>3.3.3. Reward Function (</w:t>
      </w:r>
      <m:oMath>
        <m:r>
          <m:rPr>
            <m:sty m:val="p"/>
          </m:rPr>
          <w:rPr>
            <w:rFonts w:ascii="Cambria Math" w:hAnsi="Cambria Math"/>
          </w:rPr>
          <m:t>R</m:t>
        </m:r>
      </m:oMath>
      <w:r w:rsidRPr="00853A41">
        <w:t>)</w:t>
      </w:r>
      <w:bookmarkEnd w:id="39"/>
    </w:p>
    <w:p w14:paraId="7A756E25"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composite reward function guides the agent towards the goal while penalizing inefficient and unstable flight.</w:t>
      </w:r>
    </w:p>
    <w:p w14:paraId="060F6866" w14:textId="67D47A74" w:rsidR="00630331" w:rsidRPr="001460AC" w:rsidRDefault="00000000" w:rsidP="00DC7D7E">
      <w:pPr>
        <w:spacing w:after="0"/>
        <w:jc w:val="both"/>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R</m:t>
              </m:r>
            </m:e>
            <m:sub>
              <m:r>
                <m:rPr>
                  <m:nor/>
                </m:rPr>
                <w:rPr>
                  <w:rFonts w:ascii="Cambria Math" w:hAnsi="Cambria Math" w:cs="Times New Roman"/>
                </w:rPr>
                <m:t>total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nor/>
                </m:rPr>
                <w:rPr>
                  <w:rFonts w:ascii="Cambria Math" w:hAnsi="Cambria Math" w:cs="Times New Roman"/>
                </w:rPr>
                <m:t>Goal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nor/>
                </m:rPr>
                <w:rPr>
                  <w:rFonts w:ascii="Cambria Math" w:hAnsi="Cambria Math" w:cs="Times New Roman"/>
                </w:rPr>
                <m:t>Survival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m:t>
              </m:r>
            </m:e>
            <m:sub>
              <m:r>
                <m:rPr>
                  <m:nor/>
                </m:rPr>
                <w:rPr>
                  <w:rFonts w:ascii="Cambria Math" w:hAnsi="Cambria Math" w:cs="Times New Roman"/>
                </w:rPr>
                <m:t>Effort</m:t>
              </m:r>
            </m:sub>
          </m:sSub>
        </m:oMath>
      </m:oMathPara>
    </w:p>
    <w:p w14:paraId="30240BA9" w14:textId="77777777" w:rsidR="001460AC" w:rsidRPr="001460AC" w:rsidRDefault="001460AC" w:rsidP="00DC7D7E">
      <w:pPr>
        <w:spacing w:after="0"/>
        <w:jc w:val="both"/>
        <w:rPr>
          <w:rFonts w:ascii="Times New Roman" w:eastAsiaTheme="minorEastAsia" w:hAnsi="Times New Roman" w:cs="Times New Roman"/>
        </w:rPr>
      </w:pPr>
    </w:p>
    <w:tbl>
      <w:tblPr>
        <w:tblStyle w:val="TableGrid"/>
        <w:tblW w:w="9360" w:type="dxa"/>
        <w:tblLayout w:type="fixed"/>
        <w:tblLook w:val="0600" w:firstRow="0" w:lastRow="0" w:firstColumn="0" w:lastColumn="0" w:noHBand="1" w:noVBand="1"/>
      </w:tblPr>
      <w:tblGrid>
        <w:gridCol w:w="3120"/>
        <w:gridCol w:w="3120"/>
        <w:gridCol w:w="3120"/>
      </w:tblGrid>
      <w:tr w:rsidR="001460AC" w:rsidRPr="00E24B17" w14:paraId="01930BA7" w14:textId="77777777" w:rsidTr="001460AC">
        <w:tc>
          <w:tcPr>
            <w:tcW w:w="3120" w:type="dxa"/>
          </w:tcPr>
          <w:p w14:paraId="5476E153" w14:textId="77777777" w:rsidR="001460AC" w:rsidRPr="00E24B17" w:rsidRDefault="001460AC" w:rsidP="00DC7D7E">
            <w:pPr>
              <w:pBdr>
                <w:top w:val="nil"/>
                <w:left w:val="nil"/>
                <w:bottom w:val="nil"/>
                <w:right w:val="nil"/>
                <w:between w:val="nil"/>
              </w:pBdr>
              <w:spacing w:before="120" w:line="275" w:lineRule="auto"/>
              <w:jc w:val="both"/>
              <w:rPr>
                <w:rFonts w:ascii="Times New Roman" w:eastAsia="Google Sans Text" w:hAnsi="Times New Roman" w:cs="Times New Roman"/>
                <w:b/>
                <w:color w:val="1B1C1D"/>
              </w:rPr>
            </w:pPr>
            <w:r w:rsidRPr="00E24B17">
              <w:rPr>
                <w:rFonts w:ascii="Times New Roman" w:eastAsia="Google Sans Text" w:hAnsi="Times New Roman" w:cs="Times New Roman"/>
                <w:b/>
                <w:color w:val="1B1C1D"/>
              </w:rPr>
              <w:t>Term</w:t>
            </w:r>
          </w:p>
        </w:tc>
        <w:tc>
          <w:tcPr>
            <w:tcW w:w="3120" w:type="dxa"/>
          </w:tcPr>
          <w:p w14:paraId="6FAF0770" w14:textId="77777777" w:rsidR="001460AC" w:rsidRPr="00E24B17" w:rsidRDefault="001460AC" w:rsidP="00DC7D7E">
            <w:pPr>
              <w:pBdr>
                <w:top w:val="nil"/>
                <w:left w:val="nil"/>
                <w:bottom w:val="nil"/>
                <w:right w:val="nil"/>
                <w:between w:val="nil"/>
              </w:pBdr>
              <w:spacing w:before="120" w:line="275" w:lineRule="auto"/>
              <w:jc w:val="both"/>
              <w:rPr>
                <w:rFonts w:ascii="Times New Roman" w:eastAsia="Google Sans Text" w:hAnsi="Times New Roman" w:cs="Times New Roman"/>
                <w:b/>
                <w:color w:val="1B1C1D"/>
              </w:rPr>
            </w:pPr>
            <w:r w:rsidRPr="00E24B17">
              <w:rPr>
                <w:rFonts w:ascii="Times New Roman" w:eastAsia="Google Sans Text" w:hAnsi="Times New Roman" w:cs="Times New Roman"/>
                <w:b/>
                <w:color w:val="1B1C1D"/>
              </w:rPr>
              <w:t>Description</w:t>
            </w:r>
          </w:p>
        </w:tc>
        <w:tc>
          <w:tcPr>
            <w:tcW w:w="3120" w:type="dxa"/>
          </w:tcPr>
          <w:p w14:paraId="28BD4F2C" w14:textId="77777777" w:rsidR="001460AC" w:rsidRPr="00E24B17" w:rsidRDefault="001460AC" w:rsidP="00DC7D7E">
            <w:pPr>
              <w:pBdr>
                <w:top w:val="nil"/>
                <w:left w:val="nil"/>
                <w:bottom w:val="nil"/>
                <w:right w:val="nil"/>
                <w:between w:val="nil"/>
              </w:pBdr>
              <w:spacing w:before="120" w:line="275" w:lineRule="auto"/>
              <w:jc w:val="both"/>
              <w:rPr>
                <w:rFonts w:ascii="Times New Roman" w:eastAsia="Google Sans Text" w:hAnsi="Times New Roman" w:cs="Times New Roman"/>
                <w:b/>
                <w:color w:val="1B1C1D"/>
              </w:rPr>
            </w:pPr>
            <w:r w:rsidRPr="00E24B17">
              <w:rPr>
                <w:rFonts w:ascii="Times New Roman" w:eastAsia="Google Sans Text" w:hAnsi="Times New Roman" w:cs="Times New Roman"/>
                <w:b/>
                <w:color w:val="1B1C1D"/>
              </w:rPr>
              <w:t>Objective</w:t>
            </w:r>
          </w:p>
        </w:tc>
      </w:tr>
      <w:tr w:rsidR="001460AC" w:rsidRPr="00E24B17" w14:paraId="37C4BD20" w14:textId="77777777" w:rsidTr="001460AC">
        <w:tc>
          <w:tcPr>
            <w:tcW w:w="3120" w:type="dxa"/>
          </w:tcPr>
          <w:p w14:paraId="0132AFC8" w14:textId="363E1664" w:rsidR="00DC7D7E" w:rsidRPr="00DC7D7E" w:rsidRDefault="00000000" w:rsidP="00DC7D7E">
            <w:pPr>
              <w:pBdr>
                <w:top w:val="nil"/>
                <w:left w:val="nil"/>
                <w:bottom w:val="nil"/>
                <w:right w:val="nil"/>
                <w:between w:val="nil"/>
              </w:pBdr>
              <w:spacing w:line="275" w:lineRule="auto"/>
              <w:jc w:val="both"/>
              <w:rPr>
                <w:rFonts w:ascii="Times New Roman" w:eastAsiaTheme="minorEastAsia" w:hAnsi="Times New Roman" w:cs="Times New Roman"/>
                <w:color w:val="1B1C1D"/>
              </w:rPr>
            </w:pPr>
            <m:oMathPara>
              <m:oMath>
                <m:sSub>
                  <m:sSubPr>
                    <m:ctrlPr>
                      <w:rPr>
                        <w:rFonts w:ascii="Cambria Math" w:eastAsia="Google Sans Text" w:hAnsi="Cambria Math" w:cs="Times New Roman"/>
                        <w:color w:val="1B1C1D"/>
                      </w:rPr>
                    </m:ctrlPr>
                  </m:sSubPr>
                  <m:e>
                    <m:r>
                      <m:rPr>
                        <m:sty m:val="p"/>
                      </m:rPr>
                      <w:rPr>
                        <w:rFonts w:ascii="Cambria Math" w:eastAsia="Google Sans Text" w:hAnsi="Cambria Math" w:cs="Times New Roman"/>
                        <w:color w:val="1B1C1D"/>
                      </w:rPr>
                      <m:t>R</m:t>
                    </m:r>
                  </m:e>
                  <m:sub>
                    <m:r>
                      <m:rPr>
                        <m:nor/>
                      </m:rPr>
                      <w:rPr>
                        <w:rFonts w:ascii="Cambria Math" w:eastAsia="Google Sans Text" w:hAnsi="Cambria Math" w:cs="Times New Roman"/>
                        <w:color w:val="1B1C1D"/>
                      </w:rPr>
                      <m:t>Ga</m:t>
                    </m:r>
                  </m:sub>
                </m:sSub>
              </m:oMath>
            </m:oMathPara>
          </w:p>
        </w:tc>
        <w:tc>
          <w:tcPr>
            <w:tcW w:w="3120" w:type="dxa"/>
          </w:tcPr>
          <w:p w14:paraId="108E4249" w14:textId="4E5E95A9" w:rsidR="001460AC" w:rsidRPr="00DC7D7E" w:rsidRDefault="001460AC" w:rsidP="00DC7D7E">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E24B17">
              <w:rPr>
                <w:rFonts w:ascii="Times New Roman" w:eastAsia="Google Sans Text" w:hAnsi="Times New Roman" w:cs="Times New Roman"/>
                <w:color w:val="1B1C1D"/>
              </w:rPr>
              <w:t>Proportional to the reduction in distance to the target at each step. A large positive bonus (</w:t>
            </w:r>
            <m:oMath>
              <m:r>
                <w:rPr>
                  <w:rFonts w:ascii="Cambria Math" w:eastAsia="Google Sans Text" w:hAnsi="Cambria Math" w:cs="Times New Roman"/>
                  <w:color w:val="1B1C1D"/>
                </w:rPr>
                <m:t>+1000</m:t>
              </m:r>
            </m:oMath>
            <w:r w:rsidRPr="00E24B17">
              <w:rPr>
                <w:rFonts w:ascii="Times New Roman" w:eastAsia="Google Sans Text" w:hAnsi="Times New Roman" w:cs="Times New Roman"/>
                <w:color w:val="1B1C1D"/>
              </w:rPr>
              <w:t>) on successful goal arrival.</w:t>
            </w:r>
          </w:p>
        </w:tc>
        <w:tc>
          <w:tcPr>
            <w:tcW w:w="3120" w:type="dxa"/>
          </w:tcPr>
          <w:p w14:paraId="3C919317" w14:textId="77777777" w:rsidR="001460AC" w:rsidRPr="00E24B17" w:rsidRDefault="001460AC" w:rsidP="00DC7D7E">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E24B17">
              <w:rPr>
                <w:rFonts w:ascii="Times New Roman" w:eastAsia="Google Sans Text" w:hAnsi="Times New Roman" w:cs="Times New Roman"/>
                <w:color w:val="1B1C1D"/>
              </w:rPr>
              <w:t>Primary drive for purposeful navigation.</w:t>
            </w:r>
          </w:p>
        </w:tc>
      </w:tr>
      <w:tr w:rsidR="001460AC" w:rsidRPr="00E24B17" w14:paraId="27DD08CF" w14:textId="77777777" w:rsidTr="001460AC">
        <w:tc>
          <w:tcPr>
            <w:tcW w:w="3120" w:type="dxa"/>
          </w:tcPr>
          <w:p w14:paraId="17699D53" w14:textId="77777777" w:rsidR="001460AC" w:rsidRPr="00DC7D7E" w:rsidRDefault="00000000" w:rsidP="00DC7D7E">
            <w:pPr>
              <w:pBdr>
                <w:top w:val="nil"/>
                <w:left w:val="nil"/>
                <w:bottom w:val="nil"/>
                <w:right w:val="nil"/>
                <w:between w:val="nil"/>
              </w:pBdr>
              <w:spacing w:line="275" w:lineRule="auto"/>
              <w:jc w:val="both"/>
              <w:rPr>
                <w:rFonts w:ascii="Times New Roman" w:eastAsiaTheme="minorEastAsia" w:hAnsi="Times New Roman" w:cs="Times New Roman"/>
                <w:color w:val="1B1C1D"/>
              </w:rPr>
            </w:pPr>
            <m:oMathPara>
              <m:oMath>
                <m:sSub>
                  <m:sSubPr>
                    <m:ctrlPr>
                      <w:rPr>
                        <w:rFonts w:ascii="Cambria Math" w:eastAsia="Google Sans Text" w:hAnsi="Cambria Math" w:cs="Times New Roman"/>
                        <w:color w:val="1B1C1D"/>
                      </w:rPr>
                    </m:ctrlPr>
                  </m:sSubPr>
                  <m:e>
                    <m:r>
                      <m:rPr>
                        <m:sty m:val="p"/>
                      </m:rPr>
                      <w:rPr>
                        <w:rFonts w:ascii="Cambria Math" w:eastAsia="Google Sans Text" w:hAnsi="Cambria Math" w:cs="Times New Roman"/>
                        <w:color w:val="1B1C1D"/>
                      </w:rPr>
                      <m:t>R</m:t>
                    </m:r>
                  </m:e>
                  <m:sub>
                    <m:r>
                      <m:rPr>
                        <m:nor/>
                      </m:rPr>
                      <w:rPr>
                        <w:rFonts w:ascii="Cambria Math" w:eastAsia="Google Sans Text" w:hAnsi="Cambria Math" w:cs="Times New Roman"/>
                        <w:color w:val="1B1C1D"/>
                      </w:rPr>
                      <m:t>Sria</m:t>
                    </m:r>
                  </m:sub>
                </m:sSub>
              </m:oMath>
            </m:oMathPara>
          </w:p>
          <w:p w14:paraId="119835AA" w14:textId="2C4A8B44" w:rsidR="00DC7D7E" w:rsidRPr="00DC7D7E" w:rsidRDefault="00DC7D7E" w:rsidP="00DC7D7E">
            <w:pPr>
              <w:pBdr>
                <w:top w:val="nil"/>
                <w:left w:val="nil"/>
                <w:bottom w:val="nil"/>
                <w:right w:val="nil"/>
                <w:between w:val="nil"/>
              </w:pBdr>
              <w:spacing w:line="275" w:lineRule="auto"/>
              <w:jc w:val="both"/>
              <w:rPr>
                <w:rFonts w:ascii="Times New Roman" w:eastAsiaTheme="minorEastAsia" w:hAnsi="Times New Roman" w:cs="Times New Roman"/>
                <w:color w:val="1B1C1D"/>
              </w:rPr>
            </w:pPr>
          </w:p>
        </w:tc>
        <w:tc>
          <w:tcPr>
            <w:tcW w:w="3120" w:type="dxa"/>
          </w:tcPr>
          <w:p w14:paraId="174F87B6" w14:textId="25C2AFD3" w:rsidR="001460AC" w:rsidRPr="00DC7D7E" w:rsidRDefault="001460AC" w:rsidP="00DC7D7E">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E24B17">
              <w:rPr>
                <w:rFonts w:ascii="Times New Roman" w:eastAsia="Google Sans Text" w:hAnsi="Times New Roman" w:cs="Times New Roman"/>
                <w:color w:val="1B1C1D"/>
              </w:rPr>
              <w:t>Large negative terminal reward (</w:t>
            </w:r>
            <m:oMath>
              <m:r>
                <m:rPr>
                  <m:lit/>
                </m:rPr>
                <w:rPr>
                  <w:rFonts w:ascii="Cambria Math" w:eastAsia="Google Sans Text" w:hAnsi="Cambria Math" w:cs="Times New Roman"/>
                  <w:color w:val="1B1C1D"/>
                </w:rPr>
                <m:t>-</m:t>
              </m:r>
              <m:r>
                <w:rPr>
                  <w:rFonts w:ascii="Cambria Math" w:eastAsia="Google Sans Text" w:hAnsi="Cambria Math" w:cs="Times New Roman"/>
                  <w:color w:val="1B1C1D"/>
                </w:rPr>
                <m:t>5000</m:t>
              </m:r>
            </m:oMath>
            <w:r w:rsidRPr="00E24B17">
              <w:rPr>
                <w:rFonts w:ascii="Times New Roman" w:eastAsia="Google Sans Text" w:hAnsi="Times New Roman" w:cs="Times New Roman"/>
                <w:color w:val="1B1C1D"/>
              </w:rPr>
              <w:t>) upon collision with an obstacle, the ground, or exceeding designated altitude limits.</w:t>
            </w:r>
          </w:p>
        </w:tc>
        <w:tc>
          <w:tcPr>
            <w:tcW w:w="3120" w:type="dxa"/>
          </w:tcPr>
          <w:p w14:paraId="6116197F" w14:textId="77777777" w:rsidR="001460AC" w:rsidRPr="00E24B17" w:rsidRDefault="001460AC" w:rsidP="00DC7D7E">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E24B17">
              <w:rPr>
                <w:rFonts w:ascii="Times New Roman" w:eastAsia="Google Sans Text" w:hAnsi="Times New Roman" w:cs="Times New Roman"/>
                <w:color w:val="1B1C1D"/>
              </w:rPr>
              <w:t>Enforce collision avoidance and safety boundaries.</w:t>
            </w:r>
          </w:p>
        </w:tc>
      </w:tr>
      <w:tr w:rsidR="001460AC" w:rsidRPr="00E24B17" w14:paraId="08E0C0C6" w14:textId="77777777" w:rsidTr="001460AC">
        <w:tc>
          <w:tcPr>
            <w:tcW w:w="3120" w:type="dxa"/>
          </w:tcPr>
          <w:p w14:paraId="65A7C7B6" w14:textId="7CC4B325" w:rsidR="00DC7D7E" w:rsidRPr="00DC7D7E" w:rsidRDefault="00000000" w:rsidP="00DC7D7E">
            <w:pPr>
              <w:pBdr>
                <w:top w:val="nil"/>
                <w:left w:val="nil"/>
                <w:bottom w:val="nil"/>
                <w:right w:val="nil"/>
                <w:between w:val="nil"/>
              </w:pBdr>
              <w:spacing w:line="275" w:lineRule="auto"/>
              <w:jc w:val="both"/>
              <w:rPr>
                <w:rFonts w:ascii="Times New Roman" w:eastAsiaTheme="minorEastAsia" w:hAnsi="Times New Roman" w:cs="Times New Roman"/>
                <w:color w:val="1B1C1D"/>
              </w:rPr>
            </w:pPr>
            <m:oMathPara>
              <m:oMath>
                <m:sSub>
                  <m:sSubPr>
                    <m:ctrlPr>
                      <w:rPr>
                        <w:rFonts w:ascii="Cambria Math" w:eastAsia="Google Sans Text" w:hAnsi="Cambria Math" w:cs="Times New Roman"/>
                        <w:color w:val="1B1C1D"/>
                      </w:rPr>
                    </m:ctrlPr>
                  </m:sSubPr>
                  <m:e>
                    <m:r>
                      <m:rPr>
                        <m:sty m:val="p"/>
                      </m:rPr>
                      <w:rPr>
                        <w:rFonts w:ascii="Cambria Math" w:eastAsia="Google Sans Text" w:hAnsi="Cambria Math" w:cs="Times New Roman"/>
                        <w:color w:val="1B1C1D"/>
                      </w:rPr>
                      <m:t>R</m:t>
                    </m:r>
                  </m:e>
                  <m:sub>
                    <m:r>
                      <m:rPr>
                        <m:nor/>
                      </m:rPr>
                      <w:rPr>
                        <w:rFonts w:ascii="Cambria Math" w:eastAsia="Google Sans Text" w:hAnsi="Cambria Math" w:cs="Times New Roman"/>
                        <w:color w:val="1B1C1D"/>
                      </w:rPr>
                      <m:t>Efr</m:t>
                    </m:r>
                  </m:sub>
                </m:sSub>
              </m:oMath>
            </m:oMathPara>
          </w:p>
        </w:tc>
        <w:tc>
          <w:tcPr>
            <w:tcW w:w="3120" w:type="dxa"/>
          </w:tcPr>
          <w:p w14:paraId="70A57B23" w14:textId="7134A68B" w:rsidR="001460AC" w:rsidRPr="00DC7D7E" w:rsidRDefault="001460AC" w:rsidP="00DC7D7E">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E24B17">
              <w:rPr>
                <w:rFonts w:ascii="Times New Roman" w:eastAsia="Google Sans Text" w:hAnsi="Times New Roman" w:cs="Times New Roman"/>
                <w:color w:val="1B1C1D"/>
              </w:rPr>
              <w:t>Small negative reward proportional to the squared magnitude of the action vector (</w:t>
            </w:r>
            <m:oMath>
              <m:r>
                <m:rPr>
                  <m:lit/>
                  <m:sty m:val="p"/>
                </m:rPr>
                <w:rPr>
                  <w:rFonts w:ascii="Cambria Math" w:eastAsia="Google Sans Text" w:hAnsi="Cambria Math" w:cs="Times New Roman"/>
                  <w:color w:val="1B1C1D"/>
                </w:rPr>
                <m:t>|</m:t>
              </m:r>
              <m:sSub>
                <m:sSubPr>
                  <m:ctrlPr>
                    <w:rPr>
                      <w:rFonts w:ascii="Cambria Math" w:eastAsia="Google Sans Text" w:hAnsi="Cambria Math" w:cs="Times New Roman"/>
                      <w:color w:val="1B1C1D"/>
                    </w:rPr>
                  </m:ctrlPr>
                </m:sSubPr>
                <m:e>
                  <m:r>
                    <m:rPr>
                      <m:sty m:val="p"/>
                    </m:rPr>
                    <w:rPr>
                      <w:rFonts w:ascii="Cambria Math" w:eastAsia="Google Sans Text" w:hAnsi="Cambria Math" w:cs="Times New Roman"/>
                      <w:color w:val="1B1C1D"/>
                    </w:rPr>
                    <m:t>A</m:t>
                  </m:r>
                </m:e>
                <m:sub>
                  <m:r>
                    <m:rPr>
                      <m:sty m:val="p"/>
                    </m:rPr>
                    <w:rPr>
                      <w:rFonts w:ascii="Cambria Math" w:eastAsia="Google Sans Text" w:hAnsi="Cambria Math" w:cs="Times New Roman"/>
                      <w:color w:val="1B1C1D"/>
                    </w:rPr>
                    <m:t>t</m:t>
                  </m:r>
                </m:sub>
              </m:sSub>
              <m:r>
                <m:rPr>
                  <m:lit/>
                  <m:sty m:val="p"/>
                </m:rPr>
                <w:rPr>
                  <w:rFonts w:ascii="Cambria Math" w:eastAsia="Google Sans Text" w:hAnsi="Cambria Math" w:cs="Times New Roman"/>
                  <w:color w:val="1B1C1D"/>
                </w:rPr>
                <m:t>|</m:t>
              </m:r>
            </m:oMath>
            <w:r w:rsidR="00DC7D7E">
              <w:rPr>
                <w:rFonts w:ascii="Times New Roman" w:eastAsia="Google Sans Text" w:hAnsi="Times New Roman" w:cs="Times New Roman"/>
                <w:color w:val="1B1C1D"/>
                <w:vertAlign w:val="superscript"/>
              </w:rPr>
              <w:t>2</w:t>
            </w:r>
            <w:r w:rsidRPr="00E24B17">
              <w:rPr>
                <w:rFonts w:ascii="Times New Roman" w:eastAsia="Google Sans Text" w:hAnsi="Times New Roman" w:cs="Times New Roman"/>
                <w:color w:val="1B1C1D"/>
              </w:rPr>
              <w:t>).</w:t>
            </w:r>
          </w:p>
        </w:tc>
        <w:tc>
          <w:tcPr>
            <w:tcW w:w="3120" w:type="dxa"/>
          </w:tcPr>
          <w:p w14:paraId="1771EEBF" w14:textId="77777777" w:rsidR="001460AC" w:rsidRPr="00E24B17" w:rsidRDefault="001460AC" w:rsidP="00DC7D7E">
            <w:pPr>
              <w:pBdr>
                <w:top w:val="nil"/>
                <w:left w:val="nil"/>
                <w:bottom w:val="nil"/>
                <w:right w:val="nil"/>
                <w:between w:val="nil"/>
              </w:pBdr>
              <w:spacing w:line="275" w:lineRule="auto"/>
              <w:jc w:val="both"/>
              <w:rPr>
                <w:rFonts w:ascii="Times New Roman" w:eastAsia="Google Sans Text" w:hAnsi="Times New Roman" w:cs="Times New Roman"/>
                <w:color w:val="1B1C1D"/>
              </w:rPr>
            </w:pPr>
            <w:r w:rsidRPr="00E24B17">
              <w:rPr>
                <w:rFonts w:ascii="Times New Roman" w:eastAsia="Google Sans Text" w:hAnsi="Times New Roman" w:cs="Times New Roman"/>
                <w:color w:val="1B1C1D"/>
              </w:rPr>
              <w:t>Encourage efficient, minimal-effort control inputs.</w:t>
            </w:r>
          </w:p>
        </w:tc>
      </w:tr>
    </w:tbl>
    <w:p w14:paraId="7883A0DB" w14:textId="77777777" w:rsidR="00976006" w:rsidRDefault="00976006" w:rsidP="00976006">
      <w:bookmarkStart w:id="40" w:name="_Toc211607165"/>
    </w:p>
    <w:p w14:paraId="7177DF8E" w14:textId="77777777" w:rsidR="00976006" w:rsidRPr="00976006" w:rsidRDefault="00976006" w:rsidP="00976006">
      <w:pPr>
        <w:rPr>
          <w:b/>
          <w:bCs/>
        </w:rPr>
      </w:pPr>
      <w:r w:rsidRPr="00976006">
        <w:rPr>
          <w:b/>
          <w:bCs/>
        </w:rPr>
        <w:t>Chapter 3: Methodology and Implementation (Continued)</w:t>
      </w:r>
    </w:p>
    <w:p w14:paraId="1EC8470B" w14:textId="77777777" w:rsidR="00976006" w:rsidRPr="00976006" w:rsidRDefault="00976006" w:rsidP="00976006">
      <w:pPr>
        <w:rPr>
          <w:b/>
          <w:bCs/>
        </w:rPr>
      </w:pPr>
      <w:r w:rsidRPr="00976006">
        <w:rPr>
          <w:b/>
          <w:bCs/>
        </w:rPr>
        <w:t>3.4. Baseline Control System: PID Implementation and Stabilization</w:t>
      </w:r>
    </w:p>
    <w:p w14:paraId="045A3F9A" w14:textId="77777777" w:rsidR="00976006" w:rsidRPr="00976006" w:rsidRDefault="00976006" w:rsidP="00976006">
      <w:r w:rsidRPr="00976006">
        <w:t>A fundamental requirement for training a high-level DRL navigation agent is a stable, low-level control platform. The primary objective of this phase was to implement a robust Proportional (P) controller that could achieve a stable, hands-off hover at a target altitude of 1.0 meter. This low-level controller forms the stable "inner loop" that the DRL agent will later command.</w:t>
      </w:r>
    </w:p>
    <w:p w14:paraId="154698D1" w14:textId="77777777" w:rsidR="00976006" w:rsidRPr="00976006" w:rsidRDefault="00976006" w:rsidP="00976006">
      <w:pPr>
        <w:rPr>
          <w:b/>
          <w:bCs/>
        </w:rPr>
      </w:pPr>
      <w:r w:rsidRPr="00976006">
        <w:rPr>
          <w:b/>
          <w:bCs/>
        </w:rPr>
        <w:t>3.4.1. Analytical Thrust Calibration (HOVER_VELOCITY, $\omega_0$)</w:t>
      </w:r>
    </w:p>
    <w:p w14:paraId="5061414C" w14:textId="77777777" w:rsidR="00976006" w:rsidRPr="00976006" w:rsidRDefault="00976006" w:rsidP="00976006">
      <w:r w:rsidRPr="00976006">
        <w:t xml:space="preserve">Stability was achieved by analytically determining the </w:t>
      </w:r>
      <w:r w:rsidRPr="00976006">
        <w:rPr>
          <w:b/>
          <w:bCs/>
        </w:rPr>
        <w:t>Base Hover Velocity (</w:t>
      </w:r>
      <w:r w:rsidRPr="00976006">
        <w:t>$\omega_0$</w:t>
      </w:r>
      <w:r w:rsidRPr="00976006">
        <w:rPr>
          <w:b/>
          <w:bCs/>
        </w:rPr>
        <w:t>)</w:t>
      </w:r>
      <w:r w:rsidRPr="00976006">
        <w:t>, the constant motor speed required to produce a thrust ($T$) that exactly counteracts the drone’s weight ($m \</w:t>
      </w:r>
      <w:proofErr w:type="spellStart"/>
      <w:r w:rsidRPr="00976006">
        <w:t>cdot</w:t>
      </w:r>
      <w:proofErr w:type="spellEnd"/>
      <w:r w:rsidRPr="00976006">
        <w:t xml:space="preserve"> g$). This prevented the catastrophic ascent observed in initial empirical trials. The hover velocity is calculated based on the drone’s mass ($m_{drone}$) and the motor thrust constant ($K$):</w:t>
      </w:r>
    </w:p>
    <w:p w14:paraId="3E12E35E" w14:textId="77777777" w:rsidR="00976006" w:rsidRPr="00976006" w:rsidRDefault="00976006" w:rsidP="00976006">
      <w:r w:rsidRPr="00976006">
        <w:t>$$T_{total} = 4 \</w:t>
      </w:r>
      <w:proofErr w:type="spellStart"/>
      <w:r w:rsidRPr="00976006">
        <w:t>cdot</w:t>
      </w:r>
      <w:proofErr w:type="spellEnd"/>
      <w:r w:rsidRPr="00976006">
        <w:t xml:space="preserve"> K \</w:t>
      </w:r>
      <w:proofErr w:type="spellStart"/>
      <w:r w:rsidRPr="00976006">
        <w:t>cdot</w:t>
      </w:r>
      <w:proofErr w:type="spellEnd"/>
      <w:r w:rsidRPr="00976006">
        <w:t xml:space="preserve"> \omega_0^2 = m_{drone} \</w:t>
      </w:r>
      <w:proofErr w:type="spellStart"/>
      <w:r w:rsidRPr="00976006">
        <w:t>cdot</w:t>
      </w:r>
      <w:proofErr w:type="spellEnd"/>
      <w:r w:rsidRPr="00976006">
        <w:t xml:space="preserve"> g$$</w:t>
      </w:r>
    </w:p>
    <w:p w14:paraId="75A9500E" w14:textId="77777777" w:rsidR="00976006" w:rsidRPr="00976006" w:rsidRDefault="00976006" w:rsidP="00976006">
      <w:r w:rsidRPr="00976006">
        <w:lastRenderedPageBreak/>
        <w:t>This physics-based approach provides the DRL agent with a "near-zero" baseline vertical thrust command, allowing the agent to focus its learning capacity entirely on attitude and horizontal navigation adjustments.</w:t>
      </w:r>
    </w:p>
    <w:p w14:paraId="7B713127" w14:textId="77777777" w:rsidR="00976006" w:rsidRPr="00976006" w:rsidRDefault="00976006" w:rsidP="00976006">
      <w:pPr>
        <w:rPr>
          <w:b/>
          <w:bCs/>
        </w:rPr>
      </w:pPr>
      <w:r w:rsidRPr="00976006">
        <w:rPr>
          <w:b/>
          <w:bCs/>
        </w:rPr>
        <w:t>3.4.2. Motor Mixing and Control Architecture</w:t>
      </w:r>
    </w:p>
    <w:p w14:paraId="40779FFA" w14:textId="77777777" w:rsidR="00976006" w:rsidRPr="00976006" w:rsidRDefault="00976006" w:rsidP="00976006">
      <w:r w:rsidRPr="00976006">
        <w:t>The PID-like controller utilizes a P-term for altitude ($K_{</w:t>
      </w:r>
      <w:proofErr w:type="spellStart"/>
      <w:r w:rsidRPr="00976006">
        <w:t>P,alt</w:t>
      </w:r>
      <w:proofErr w:type="spellEnd"/>
      <w:r w:rsidRPr="00976006">
        <w:t>}$) and a separate P-term for attitude correction ($K_{</w:t>
      </w:r>
      <w:proofErr w:type="spellStart"/>
      <w:r w:rsidRPr="00976006">
        <w:t>P,att</w:t>
      </w:r>
      <w:proofErr w:type="spellEnd"/>
      <w:r w:rsidRPr="00976006">
        <w:t>}$). The final velocity command for each of the four motors ($\omega_{</w:t>
      </w:r>
      <w:proofErr w:type="spellStart"/>
      <w:r w:rsidRPr="00976006">
        <w:t>i</w:t>
      </w:r>
      <w:proofErr w:type="spellEnd"/>
      <w:r w:rsidRPr="00976006">
        <w:t>}$) is a mix of the collective thrust (for vertical movement) and the differential thrusts (for roll, pitch, and yaw):</w:t>
      </w:r>
    </w:p>
    <w:p w14:paraId="48410892" w14:textId="77777777" w:rsidR="00976006" w:rsidRPr="00976006" w:rsidRDefault="00976006" w:rsidP="00976006">
      <w:r w:rsidRPr="00976006">
        <w:t>$$\omega_{</w:t>
      </w:r>
      <w:proofErr w:type="spellStart"/>
      <w:r w:rsidRPr="00976006">
        <w:t>i</w:t>
      </w:r>
      <w:proofErr w:type="spellEnd"/>
      <w:r w:rsidRPr="00976006">
        <w:t>} = \omega_{base} + \omega_{alt} \pm \omega_{roll} \pm \omega_{pitch} \pm \omega_{yaw}$$</w:t>
      </w:r>
    </w:p>
    <w:p w14:paraId="01F29F36" w14:textId="77777777" w:rsidR="00976006" w:rsidRPr="00976006" w:rsidRDefault="00976006" w:rsidP="00976006">
      <w:r w:rsidRPr="00976006">
        <w:t xml:space="preserve">Crucially, the </w:t>
      </w:r>
      <w:r w:rsidRPr="00976006">
        <w:rPr>
          <w:b/>
          <w:bCs/>
        </w:rPr>
        <w:t>sign convention for the yaw control component was meticulously debugged and inverted</w:t>
      </w:r>
      <w:r w:rsidRPr="00976006">
        <w:t xml:space="preserve"> to match the quadrotor's physical torque direction in the Webots environment. This correction resolved the violent, uncontrollable instability that plagued the initial implementation.</w:t>
      </w:r>
    </w:p>
    <w:p w14:paraId="53D289BF" w14:textId="77777777" w:rsidR="00976006" w:rsidRPr="00976006" w:rsidRDefault="00976006" w:rsidP="00976006">
      <w:r w:rsidRPr="00976006">
        <w:t>$$\omega_{\text{collective}} = \omega_0 + (K_{</w:t>
      </w:r>
      <w:proofErr w:type="spellStart"/>
      <w:r w:rsidRPr="00976006">
        <w:t>P,alt</w:t>
      </w:r>
      <w:proofErr w:type="spellEnd"/>
      <w:r w:rsidRPr="00976006">
        <w:t>} \</w:t>
      </w:r>
      <w:proofErr w:type="spellStart"/>
      <w:r w:rsidRPr="00976006">
        <w:t>cdot</w:t>
      </w:r>
      <w:proofErr w:type="spellEnd"/>
      <w:r w:rsidRPr="00976006">
        <w:t xml:space="preserve"> \text{Altitude Error}) + (K_{</w:t>
      </w:r>
      <w:proofErr w:type="spellStart"/>
      <w:r w:rsidRPr="00976006">
        <w:t>D,alt</w:t>
      </w:r>
      <w:proofErr w:type="spellEnd"/>
      <w:r w:rsidRPr="00976006">
        <w:t>} \</w:t>
      </w:r>
      <w:proofErr w:type="spellStart"/>
      <w:r w:rsidRPr="00976006">
        <w:t>cdot</w:t>
      </w:r>
      <w:proofErr w:type="spellEnd"/>
      <w:r w:rsidRPr="00976006">
        <w:t xml:space="preserve"> \text{Vertical Velocity})$$</w:t>
      </w:r>
    </w:p>
    <w:p w14:paraId="4EFB47E5" w14:textId="77777777" w:rsidR="00976006" w:rsidRPr="00976006" w:rsidRDefault="00976006" w:rsidP="00976006">
      <w:r w:rsidRPr="00976006">
        <w:t>The system utilizes the GPS sensor's vertical velocity reading as a strong derivative (D) term for altitude, providing essential damping to prevent overshoot and oscillation.</w:t>
      </w:r>
    </w:p>
    <w:p w14:paraId="1901EF11" w14:textId="77777777" w:rsidR="00976006" w:rsidRPr="00976006" w:rsidRDefault="00976006" w:rsidP="00976006">
      <w:pPr>
        <w:rPr>
          <w:b/>
          <w:bCs/>
        </w:rPr>
      </w:pPr>
      <w:r w:rsidRPr="00976006">
        <w:rPr>
          <w:b/>
          <w:bCs/>
        </w:rPr>
        <w:t>Chapter 4: Initial Results and Baseline Evaluation</w:t>
      </w:r>
    </w:p>
    <w:p w14:paraId="7A3D0E9A" w14:textId="77777777" w:rsidR="00976006" w:rsidRPr="00976006" w:rsidRDefault="00976006" w:rsidP="00976006">
      <w:pPr>
        <w:rPr>
          <w:b/>
          <w:bCs/>
        </w:rPr>
      </w:pPr>
      <w:r w:rsidRPr="00976006">
        <w:rPr>
          <w:b/>
          <w:bCs/>
        </w:rPr>
        <w:t>4.1. Baseline Performance: Stable Hover Metrics</w:t>
      </w:r>
    </w:p>
    <w:p w14:paraId="13662954" w14:textId="77777777" w:rsidR="00976006" w:rsidRPr="00976006" w:rsidRDefault="00976006" w:rsidP="00976006">
      <w:r w:rsidRPr="00976006">
        <w:t>The successful implementation and stabilization of the baseline controller represent the first major milestone of the project. The metrics below establish the minimum performance standard that the high-level DRL agent must meet or exceed.</w:t>
      </w:r>
    </w:p>
    <w:tbl>
      <w:tblPr>
        <w:tblW w:w="0" w:type="auto"/>
        <w:tblCellSpacing w:w="15" w:type="dxa"/>
        <w:tblCellMar>
          <w:left w:w="0" w:type="dxa"/>
          <w:right w:w="0" w:type="dxa"/>
        </w:tblCellMar>
        <w:tblLook w:val="04A0" w:firstRow="1" w:lastRow="0" w:firstColumn="1" w:lastColumn="0" w:noHBand="0" w:noVBand="1"/>
      </w:tblPr>
      <w:tblGrid>
        <w:gridCol w:w="2197"/>
        <w:gridCol w:w="1353"/>
        <w:gridCol w:w="2652"/>
        <w:gridCol w:w="3142"/>
      </w:tblGrid>
      <w:tr w:rsidR="00976006" w:rsidRPr="00976006" w14:paraId="0956E2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C26E6" w14:textId="77777777" w:rsidR="00976006" w:rsidRPr="00976006" w:rsidRDefault="00976006" w:rsidP="00976006">
            <w:r w:rsidRPr="00976006">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D25E9" w14:textId="77777777" w:rsidR="00976006" w:rsidRPr="00976006" w:rsidRDefault="00976006" w:rsidP="00976006">
            <w:r w:rsidRPr="00976006">
              <w:rPr>
                <w:b/>
                <w:bCs/>
              </w:rPr>
              <w:t>Target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44C1C" w14:textId="77777777" w:rsidR="00976006" w:rsidRPr="00976006" w:rsidRDefault="00976006" w:rsidP="00976006">
            <w:r w:rsidRPr="00976006">
              <w:rPr>
                <w:b/>
                <w:bCs/>
              </w:rPr>
              <w:t>Achieved (PID)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8C0BD" w14:textId="77777777" w:rsidR="00976006" w:rsidRPr="00976006" w:rsidRDefault="00976006" w:rsidP="00976006">
            <w:r w:rsidRPr="00976006">
              <w:rPr>
                <w:b/>
                <w:bCs/>
              </w:rPr>
              <w:t>Notes</w:t>
            </w:r>
          </w:p>
        </w:tc>
      </w:tr>
      <w:tr w:rsidR="00976006" w:rsidRPr="00976006" w14:paraId="47FF73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C2E25" w14:textId="77777777" w:rsidR="00976006" w:rsidRPr="00976006" w:rsidRDefault="00976006" w:rsidP="00976006">
            <w:r w:rsidRPr="00976006">
              <w:rPr>
                <w:b/>
                <w:bCs/>
              </w:rPr>
              <w:lastRenderedPageBreak/>
              <w:t>Hover Altitude</w:t>
            </w:r>
            <w:r w:rsidRPr="00976006">
              <w:t xml:space="preserve"> ($Z$)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33E92" w14:textId="77777777" w:rsidR="00976006" w:rsidRPr="00976006" w:rsidRDefault="00976006" w:rsidP="00976006">
            <w:r w:rsidRPr="00976006">
              <w:t>1.0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44DEB" w14:textId="77777777" w:rsidR="00976006" w:rsidRPr="00976006" w:rsidRDefault="00976006" w:rsidP="00976006">
            <w:r w:rsidRPr="00976006">
              <w:t>$1.00 \pm \text{[Insert Measured Fluctuation]}$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DF2FB" w14:textId="77777777" w:rsidR="00976006" w:rsidRPr="00976006" w:rsidRDefault="00976006" w:rsidP="00976006">
            <w:r w:rsidRPr="00976006">
              <w:t>Final, stable altitude.</w:t>
            </w:r>
          </w:p>
        </w:tc>
      </w:tr>
      <w:tr w:rsidR="00976006" w:rsidRPr="00976006" w14:paraId="51FE1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A352B" w14:textId="77777777" w:rsidR="00976006" w:rsidRPr="00976006" w:rsidRDefault="00976006" w:rsidP="00976006">
            <w:r w:rsidRPr="00976006">
              <w:rPr>
                <w:b/>
                <w:bCs/>
              </w:rPr>
              <w:t>Max Altitude Overshoot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67FCB" w14:textId="77777777" w:rsidR="00976006" w:rsidRPr="00976006" w:rsidRDefault="00976006" w:rsidP="00976006">
            <w:r w:rsidRPr="00976006">
              <w:t>Minimal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19266" w14:textId="77777777" w:rsidR="00976006" w:rsidRPr="00976006" w:rsidRDefault="00976006" w:rsidP="00976006">
            <w:r w:rsidRPr="00976006">
              <w:t>$\text{[Insert Measured Max Overshoot]}$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A0C14" w14:textId="77777777" w:rsidR="00976006" w:rsidRPr="00976006" w:rsidRDefault="00976006" w:rsidP="00976006">
            <w:r w:rsidRPr="00976006">
              <w:t>Peak height reached during takeoff/stabilization.</w:t>
            </w:r>
          </w:p>
        </w:tc>
      </w:tr>
      <w:tr w:rsidR="00976006" w:rsidRPr="00976006" w14:paraId="3243B6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8B191" w14:textId="77777777" w:rsidR="00976006" w:rsidRPr="00976006" w:rsidRDefault="00976006" w:rsidP="00976006">
            <w:r w:rsidRPr="00976006">
              <w:rPr>
                <w:b/>
                <w:bCs/>
              </w:rPr>
              <w:t>Max Attitude Deviation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0CB42" w14:textId="77777777" w:rsidR="00976006" w:rsidRPr="00976006" w:rsidRDefault="00976006" w:rsidP="00976006">
            <w:r w:rsidRPr="00976006">
              <w:t>Minimal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29D08" w14:textId="77777777" w:rsidR="00976006" w:rsidRPr="00976006" w:rsidRDefault="00976006" w:rsidP="00976006">
            <w:r w:rsidRPr="00976006">
              <w:t>$\text{[Insert Measured Max Roll/Pitch Angle]}$ rad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EF37FD" w14:textId="77777777" w:rsidR="00976006" w:rsidRPr="00976006" w:rsidRDefault="00976006" w:rsidP="00976006">
            <w:r w:rsidRPr="00976006">
              <w:t>Maximum tilt observed during stable hover.</w:t>
            </w:r>
          </w:p>
        </w:tc>
      </w:tr>
      <w:tr w:rsidR="00976006" w:rsidRPr="00976006" w14:paraId="1163C8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EAADF" w14:textId="77777777" w:rsidR="00976006" w:rsidRPr="00976006" w:rsidRDefault="00976006" w:rsidP="00976006">
            <w:r w:rsidRPr="00976006">
              <w:rPr>
                <w:b/>
                <w:bCs/>
              </w:rPr>
              <w:t>Stabilization Time</w:t>
            </w:r>
            <w:r w:rsidRPr="00976006">
              <w:t xml:space="preserve"> ($t_{90\%}$)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E0CFF" w14:textId="77777777" w:rsidR="00976006" w:rsidRPr="00976006" w:rsidRDefault="00976006" w:rsidP="00976006">
            <w:r w:rsidRPr="00976006">
              <w:t>$&lt; 5$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56057" w14:textId="77777777" w:rsidR="00976006" w:rsidRPr="00976006" w:rsidRDefault="00976006" w:rsidP="00976006">
            <w:r w:rsidRPr="00976006">
              <w:t>$\text{[Insert Measured Time]}$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DAAF1" w14:textId="77777777" w:rsidR="00976006" w:rsidRPr="00976006" w:rsidRDefault="00976006" w:rsidP="00976006">
            <w:r w:rsidRPr="00976006">
              <w:t>Time to settle within 10% of target altitude.</w:t>
            </w:r>
          </w:p>
        </w:tc>
      </w:tr>
    </w:tbl>
    <w:p w14:paraId="3C0AE936" w14:textId="77777777" w:rsidR="00976006" w:rsidRPr="00976006" w:rsidRDefault="00976006" w:rsidP="00976006">
      <w:r w:rsidRPr="00976006">
        <w:rPr>
          <w:b/>
          <w:bCs/>
        </w:rPr>
        <w:t>Visualization of Stable Hover</w:t>
      </w:r>
    </w:p>
    <w:p w14:paraId="09A18A65" w14:textId="77777777" w:rsidR="00976006" w:rsidRPr="00976006" w:rsidRDefault="00976006" w:rsidP="00976006">
      <w:r w:rsidRPr="00976006">
        <w:t>The figure below illustrates the drone's position along the Z-axis over the first 10 seconds of flight, demonstrating a smooth takeoff, minimal overshoot, and effective dampening leading to a stable hover. This confirms the robustness of the low-level control system.</w:t>
      </w:r>
    </w:p>
    <w:p w14:paraId="15470D00" w14:textId="77777777" w:rsidR="00976006" w:rsidRPr="00976006" w:rsidRDefault="00976006" w:rsidP="00976006">
      <w:pPr>
        <w:rPr>
          <w:b/>
          <w:bCs/>
        </w:rPr>
      </w:pPr>
      <w:r w:rsidRPr="00976006">
        <w:rPr>
          <w:b/>
          <w:bCs/>
        </w:rPr>
        <w:t>Chapter 5: Extended Goals and Future Work (Revised)</w:t>
      </w:r>
    </w:p>
    <w:p w14:paraId="61CA7757" w14:textId="77777777" w:rsidR="00976006" w:rsidRPr="00976006" w:rsidRDefault="00976006" w:rsidP="00976006">
      <w:pPr>
        <w:rPr>
          <w:b/>
          <w:bCs/>
        </w:rPr>
      </w:pPr>
      <w:r w:rsidRPr="00976006">
        <w:rPr>
          <w:b/>
          <w:bCs/>
        </w:rPr>
        <w:t>5.1. Transition to Deep Reinforcement Learning (DRL)</w:t>
      </w:r>
    </w:p>
    <w:p w14:paraId="2F51233E" w14:textId="77777777" w:rsidR="00976006" w:rsidRPr="00976006" w:rsidRDefault="00976006" w:rsidP="00976006">
      <w:r w:rsidRPr="00976006">
        <w:t xml:space="preserve">With the stable baseline achieved, the immediate next phase is the implementation of the </w:t>
      </w:r>
      <w:r w:rsidRPr="00976006">
        <w:rPr>
          <w:b/>
          <w:bCs/>
        </w:rPr>
        <w:t>Webots-Gymnasium Wrapper</w:t>
      </w:r>
      <w:r w:rsidRPr="00976006">
        <w:t>. This wrapper will treat the PID-controlled drone as a stable physical plant, allowing the DRL agent to interact with the system via high-level commands (e.g., target roll/pitch angles and velocity adjustments).</w:t>
      </w:r>
    </w:p>
    <w:p w14:paraId="56C1C4CF" w14:textId="77777777" w:rsidR="00976006" w:rsidRPr="00976006" w:rsidRDefault="00976006" w:rsidP="00976006">
      <w:pPr>
        <w:rPr>
          <w:b/>
          <w:bCs/>
        </w:rPr>
      </w:pPr>
      <w:r w:rsidRPr="00976006">
        <w:rPr>
          <w:b/>
          <w:bCs/>
        </w:rPr>
        <w:t>5.2. Consideration for Hardware Implementation (FPGA)</w:t>
      </w:r>
    </w:p>
    <w:p w14:paraId="62A81762" w14:textId="77777777" w:rsidR="00976006" w:rsidRPr="00976006" w:rsidRDefault="00976006" w:rsidP="00976006">
      <w:r w:rsidRPr="00976006">
        <w:lastRenderedPageBreak/>
        <w:t xml:space="preserve">Upon successful training and validation of the DRL policy in simulation, an extended goal remains the investigation of </w:t>
      </w:r>
      <w:r w:rsidRPr="00976006">
        <w:rPr>
          <w:b/>
          <w:bCs/>
        </w:rPr>
        <w:t>hardware-accelerated inference</w:t>
      </w:r>
      <w:r w:rsidRPr="00976006">
        <w:t xml:space="preserve"> using an FPGA. This step would involve quantizing the trained neural network model [1] [3] to compile the quantized model for efficient inference on a target FPGA (e.g., a Altera DE1 SoC platform). This step validates the DRL solution for real-time operation in embedded systems, offering significant advantages in power efficiency and latency over traditional CPU-based inference [3].</w:t>
      </w:r>
    </w:p>
    <w:p w14:paraId="06B55016" w14:textId="77777777" w:rsidR="00976006" w:rsidRPr="00976006" w:rsidRDefault="00976006" w:rsidP="00976006"/>
    <w:p w14:paraId="7FB1E54A" w14:textId="193A9C1C" w:rsidR="00630331" w:rsidRPr="00853A41" w:rsidRDefault="00976006" w:rsidP="00976006">
      <w:pPr>
        <w:pStyle w:val="Heading1"/>
        <w:tabs>
          <w:tab w:val="left" w:pos="300"/>
        </w:tabs>
        <w:spacing w:after="0"/>
      </w:pPr>
      <w:r>
        <w:tab/>
      </w:r>
      <w:r w:rsidR="00630331" w:rsidRPr="00853A41">
        <w:t>Chapter 5: Conclusion and Future Work</w:t>
      </w:r>
      <w:bookmarkEnd w:id="40"/>
    </w:p>
    <w:p w14:paraId="66B6367A" w14:textId="77777777" w:rsidR="00630331" w:rsidRPr="00853A41" w:rsidRDefault="00630331" w:rsidP="006F78EC">
      <w:pPr>
        <w:pStyle w:val="Heading2"/>
        <w:spacing w:after="0"/>
        <w:jc w:val="center"/>
      </w:pPr>
      <w:bookmarkStart w:id="41" w:name="_Toc211607166"/>
      <w:r w:rsidRPr="00853A41">
        <w:t>5.1. Conclusion</w:t>
      </w:r>
      <w:bookmarkEnd w:id="41"/>
    </w:p>
    <w:p w14:paraId="7754C40D" w14:textId="4C19DDD1" w:rsidR="00630331" w:rsidRPr="002860E0" w:rsidRDefault="00630331" w:rsidP="002860E0">
      <w:pPr>
        <w:spacing w:after="0"/>
        <w:jc w:val="both"/>
        <w:rPr>
          <w:rFonts w:ascii="Times New Roman" w:eastAsiaTheme="minorEastAsia" w:hAnsi="Times New Roman" w:cs="Times New Roman"/>
        </w:rPr>
      </w:pPr>
      <w:r w:rsidRPr="00853A41">
        <w:rPr>
          <w:rFonts w:ascii="Times New Roman" w:hAnsi="Times New Roman" w:cs="Times New Roman"/>
        </w:rPr>
        <w:t xml:space="preserve">This report details the foundational methodology for developing a DRL-based autonomous quadrotor system. The initial phase successfully established the Webots-Gymnasium environment and defined the </w:t>
      </w:r>
      <m:oMath>
        <m:d>
          <m:dPr>
            <m:begChr m:val="〈"/>
            <m:endChr m:val="〉"/>
            <m:ctrlPr>
              <w:rPr>
                <w:rFonts w:ascii="Cambria Math" w:hAnsi="Cambria Math" w:cs="Times New Roman"/>
                <w:i/>
              </w:rPr>
            </m:ctrlPr>
          </m:dPr>
          <m:e>
            <m:r>
              <m:rPr>
                <m:sty m:val="p"/>
              </m:rPr>
              <w:rPr>
                <w:rFonts w:ascii="Cambria Math" w:hAnsi="Cambria Math" w:cs="Times New Roman"/>
              </w:rPr>
              <m:t xml:space="preserve">S, A, R </m:t>
            </m:r>
          </m:e>
        </m:d>
        <m:r>
          <w:rPr>
            <w:rFonts w:ascii="Cambria Math" w:hAnsi="Cambria Math" w:cs="Times New Roman"/>
          </w:rPr>
          <m:t xml:space="preserve"> </m:t>
        </m:r>
      </m:oMath>
      <w:r w:rsidRPr="00853A41">
        <w:rPr>
          <w:rFonts w:ascii="Times New Roman" w:hAnsi="Times New Roman" w:cs="Times New Roman"/>
        </w:rPr>
        <w:t>framework using the stable PPO algorithm. The project is strategically positioned to begin the core training phase immediately upon final system calibration (i.e., identifying</w:t>
      </w:r>
      <w:r w:rsidR="002860E0">
        <w:rPr>
          <w:rFonts w:ascii="Times New Roman" w:hAnsi="Times New Roman" w:cs="Times New Roman"/>
        </w:rPr>
        <w:t xml:space="preserve"> </w:t>
      </w:r>
      <m:oMath>
        <m:r>
          <m:rPr>
            <m:nor/>
          </m:rPr>
          <w:rPr>
            <w:rFonts w:ascii="Cambria Math" w:hAnsi="Cambria Math" w:cs="Times New Roman"/>
          </w:rPr>
          <m:t>HOVER</m:t>
        </m:r>
        <m:r>
          <m:rPr>
            <m:lit/>
            <m:nor/>
          </m:rPr>
          <w:rPr>
            <w:rFonts w:ascii="Cambria Math" w:hAnsi="Cambria Math" w:cs="Times New Roman"/>
          </w:rPr>
          <m:t>_</m:t>
        </m:r>
        <m:r>
          <m:rPr>
            <m:nor/>
          </m:rPr>
          <w:rPr>
            <w:rFonts w:ascii="Cambria Math" w:hAnsi="Cambria Math" w:cs="Times New Roman"/>
          </w:rPr>
          <m:t>VELOCITY</m:t>
        </m:r>
      </m:oMath>
      <w:r w:rsidRPr="00853A41">
        <w:rPr>
          <w:rFonts w:ascii="Times New Roman" w:hAnsi="Times New Roman" w:cs="Times New Roman"/>
        </w:rPr>
        <w:t>).</w:t>
      </w:r>
    </w:p>
    <w:p w14:paraId="09F22FD8" w14:textId="77777777" w:rsidR="00630331" w:rsidRPr="00853A41" w:rsidRDefault="00630331" w:rsidP="006F78EC">
      <w:pPr>
        <w:pStyle w:val="Heading2"/>
        <w:spacing w:after="0"/>
        <w:jc w:val="center"/>
      </w:pPr>
      <w:bookmarkStart w:id="42" w:name="_Toc211607167"/>
      <w:r w:rsidRPr="00853A41">
        <w:t>5.2. Future Work: FPGA Policy Deployment</w:t>
      </w:r>
      <w:bookmarkEnd w:id="42"/>
    </w:p>
    <w:p w14:paraId="2B223488"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The project's extended goal involves addressing the constraint of real-world low-latency control by investigating hardware-accelerated policy execution. This involves:</w:t>
      </w:r>
    </w:p>
    <w:p w14:paraId="5A460EAF" w14:textId="7777777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1.</w:t>
      </w:r>
      <w:r w:rsidRPr="00853A41">
        <w:rPr>
          <w:rFonts w:ascii="Times New Roman" w:hAnsi="Times New Roman" w:cs="Times New Roman"/>
        </w:rPr>
        <w:tab/>
        <w:t>Quantization: Converting the trained DRL neural network (NN) from floating-point (FP32) weights to fixed-point (INT8) representation.</w:t>
      </w:r>
    </w:p>
    <w:p w14:paraId="4CAE4224" w14:textId="2AFFF1A7" w:rsidR="00630331" w:rsidRPr="00853A41" w:rsidRDefault="00630331" w:rsidP="00DC7D7E">
      <w:pPr>
        <w:spacing w:after="0"/>
        <w:jc w:val="both"/>
        <w:rPr>
          <w:rFonts w:ascii="Times New Roman" w:hAnsi="Times New Roman" w:cs="Times New Roman"/>
        </w:rPr>
      </w:pPr>
      <w:r w:rsidRPr="00853A41">
        <w:rPr>
          <w:rFonts w:ascii="Times New Roman" w:hAnsi="Times New Roman" w:cs="Times New Roman"/>
        </w:rPr>
        <w:t>2.</w:t>
      </w:r>
      <w:r w:rsidRPr="00853A41">
        <w:rPr>
          <w:rFonts w:ascii="Times New Roman" w:hAnsi="Times New Roman" w:cs="Times New Roman"/>
        </w:rPr>
        <w:tab/>
        <w:t>Deployment: Using tools like Xilinx Vitis AI</w:t>
      </w:r>
      <w:sdt>
        <w:sdtPr>
          <w:rPr>
            <w:rFonts w:ascii="Times New Roman" w:hAnsi="Times New Roman" w:cs="Times New Roman"/>
          </w:rPr>
          <w:id w:val="-912767595"/>
          <w:citation/>
        </w:sdtPr>
        <w:sdtContent>
          <w:r w:rsidR="00EB482F">
            <w:rPr>
              <w:rFonts w:ascii="Times New Roman" w:hAnsi="Times New Roman" w:cs="Times New Roman"/>
            </w:rPr>
            <w:fldChar w:fldCharType="begin"/>
          </w:r>
          <w:r w:rsidR="00EB482F">
            <w:rPr>
              <w:rFonts w:ascii="Times New Roman" w:hAnsi="Times New Roman" w:cs="Times New Roman"/>
            </w:rPr>
            <w:instrText xml:space="preserve">CITATION RSS18 \l 1033 </w:instrText>
          </w:r>
          <w:r w:rsidR="00EB482F">
            <w:rPr>
              <w:rFonts w:ascii="Times New Roman" w:hAnsi="Times New Roman" w:cs="Times New Roman"/>
            </w:rPr>
            <w:fldChar w:fldCharType="separate"/>
          </w:r>
          <w:r w:rsidR="006F78EC">
            <w:rPr>
              <w:rFonts w:ascii="Times New Roman" w:hAnsi="Times New Roman" w:cs="Times New Roman"/>
              <w:noProof/>
            </w:rPr>
            <w:t xml:space="preserve"> </w:t>
          </w:r>
          <w:r w:rsidR="006F78EC" w:rsidRPr="006F78EC">
            <w:rPr>
              <w:rFonts w:ascii="Times New Roman" w:hAnsi="Times New Roman" w:cs="Times New Roman"/>
              <w:noProof/>
            </w:rPr>
            <w:t>[1]</w:t>
          </w:r>
          <w:r w:rsidR="00EB482F">
            <w:rPr>
              <w:rFonts w:ascii="Times New Roman" w:hAnsi="Times New Roman" w:cs="Times New Roman"/>
            </w:rPr>
            <w:fldChar w:fldCharType="end"/>
          </w:r>
        </w:sdtContent>
      </w:sdt>
      <w:r w:rsidRPr="00853A41">
        <w:rPr>
          <w:rFonts w:ascii="Times New Roman" w:hAnsi="Times New Roman" w:cs="Times New Roman"/>
        </w:rPr>
        <w:t xml:space="preserve"> </w:t>
      </w:r>
      <w:sdt>
        <w:sdtPr>
          <w:rPr>
            <w:rFonts w:ascii="Times New Roman" w:hAnsi="Times New Roman" w:cs="Times New Roman"/>
          </w:rPr>
          <w:id w:val="-1229221971"/>
          <w:citation/>
        </w:sdtPr>
        <w:sdtContent>
          <w:r w:rsidR="006F78EC">
            <w:rPr>
              <w:rFonts w:ascii="Times New Roman" w:hAnsi="Times New Roman" w:cs="Times New Roman"/>
            </w:rPr>
            <w:fldChar w:fldCharType="begin"/>
          </w:r>
          <w:r w:rsidR="006F78EC">
            <w:rPr>
              <w:rFonts w:ascii="Times New Roman" w:hAnsi="Times New Roman" w:cs="Times New Roman"/>
            </w:rPr>
            <w:instrText xml:space="preserve"> CITATION BKö21 \l 1033 </w:instrText>
          </w:r>
          <w:r w:rsidR="006F78EC">
            <w:rPr>
              <w:rFonts w:ascii="Times New Roman" w:hAnsi="Times New Roman" w:cs="Times New Roman"/>
            </w:rPr>
            <w:fldChar w:fldCharType="separate"/>
          </w:r>
          <w:r w:rsidR="006F78EC" w:rsidRPr="006F78EC">
            <w:rPr>
              <w:rFonts w:ascii="Times New Roman" w:hAnsi="Times New Roman" w:cs="Times New Roman"/>
              <w:noProof/>
            </w:rPr>
            <w:t>[3]</w:t>
          </w:r>
          <w:r w:rsidR="006F78EC">
            <w:rPr>
              <w:rFonts w:ascii="Times New Roman" w:hAnsi="Times New Roman" w:cs="Times New Roman"/>
            </w:rPr>
            <w:fldChar w:fldCharType="end"/>
          </w:r>
        </w:sdtContent>
      </w:sdt>
      <w:r w:rsidRPr="00853A41">
        <w:rPr>
          <w:rFonts w:ascii="Times New Roman" w:hAnsi="Times New Roman" w:cs="Times New Roman"/>
        </w:rPr>
        <w:t xml:space="preserve"> to compile the quantized model for efficient inference on a target FPGA (e.g., a </w:t>
      </w:r>
      <w:r w:rsidR="002860E0">
        <w:rPr>
          <w:rFonts w:ascii="Times New Roman" w:hAnsi="Times New Roman" w:cs="Times New Roman"/>
        </w:rPr>
        <w:t>Altera DE1 SoC</w:t>
      </w:r>
      <w:r w:rsidRPr="00853A41">
        <w:rPr>
          <w:rFonts w:ascii="Times New Roman" w:hAnsi="Times New Roman" w:cs="Times New Roman"/>
        </w:rPr>
        <w:t xml:space="preserve"> platform).</w:t>
      </w:r>
    </w:p>
    <w:p w14:paraId="542C2E80" w14:textId="6709D209" w:rsidR="00630331" w:rsidRDefault="00630331" w:rsidP="00DC7D7E">
      <w:pPr>
        <w:spacing w:after="0"/>
        <w:jc w:val="both"/>
        <w:rPr>
          <w:rFonts w:ascii="Times New Roman" w:hAnsi="Times New Roman" w:cs="Times New Roman"/>
        </w:rPr>
      </w:pPr>
      <w:r w:rsidRPr="00853A41">
        <w:rPr>
          <w:rFonts w:ascii="Times New Roman" w:hAnsi="Times New Roman" w:cs="Times New Roman"/>
        </w:rPr>
        <w:t xml:space="preserve">This step validates the DRL solution for real-time operation in embedded systems, offering significant advantages in power efficiency and latency over traditional CPU-based inference </w:t>
      </w:r>
      <w:sdt>
        <w:sdtPr>
          <w:rPr>
            <w:rFonts w:ascii="Times New Roman" w:hAnsi="Times New Roman" w:cs="Times New Roman"/>
          </w:rPr>
          <w:id w:val="781152458"/>
          <w:citation/>
        </w:sdtPr>
        <w:sdtContent>
          <w:r w:rsidR="006F78EC">
            <w:rPr>
              <w:rFonts w:ascii="Times New Roman" w:hAnsi="Times New Roman" w:cs="Times New Roman"/>
            </w:rPr>
            <w:fldChar w:fldCharType="begin"/>
          </w:r>
          <w:r w:rsidR="006F78EC">
            <w:rPr>
              <w:rFonts w:ascii="Times New Roman" w:hAnsi="Times New Roman" w:cs="Times New Roman"/>
            </w:rPr>
            <w:instrText xml:space="preserve"> CITATION BKö21 \l 1033 </w:instrText>
          </w:r>
          <w:r w:rsidR="006F78EC">
            <w:rPr>
              <w:rFonts w:ascii="Times New Roman" w:hAnsi="Times New Roman" w:cs="Times New Roman"/>
            </w:rPr>
            <w:fldChar w:fldCharType="separate"/>
          </w:r>
          <w:r w:rsidR="006F78EC" w:rsidRPr="006F78EC">
            <w:rPr>
              <w:rFonts w:ascii="Times New Roman" w:hAnsi="Times New Roman" w:cs="Times New Roman"/>
              <w:noProof/>
            </w:rPr>
            <w:t>[3]</w:t>
          </w:r>
          <w:r w:rsidR="006F78EC">
            <w:rPr>
              <w:rFonts w:ascii="Times New Roman" w:hAnsi="Times New Roman" w:cs="Times New Roman"/>
            </w:rPr>
            <w:fldChar w:fldCharType="end"/>
          </w:r>
        </w:sdtContent>
      </w:sdt>
      <w:r w:rsidRPr="00853A41">
        <w:rPr>
          <w:rFonts w:ascii="Times New Roman" w:hAnsi="Times New Roman" w:cs="Times New Roman"/>
        </w:rPr>
        <w:t>.</w:t>
      </w:r>
    </w:p>
    <w:p w14:paraId="314A4CDD" w14:textId="77777777" w:rsidR="00EB482F" w:rsidRDefault="00EB482F" w:rsidP="00DC7D7E">
      <w:pPr>
        <w:spacing w:after="0"/>
        <w:jc w:val="both"/>
        <w:rPr>
          <w:rFonts w:ascii="Times New Roman" w:hAnsi="Times New Roman" w:cs="Times New Roman"/>
        </w:rPr>
      </w:pPr>
    </w:p>
    <w:p w14:paraId="0A889508" w14:textId="77777777" w:rsidR="00EB482F" w:rsidRDefault="00EB482F" w:rsidP="00DC7D7E">
      <w:pPr>
        <w:spacing w:after="0"/>
        <w:jc w:val="both"/>
        <w:rPr>
          <w:rFonts w:ascii="Times New Roman" w:hAnsi="Times New Roman" w:cs="Times New Roman"/>
        </w:rPr>
      </w:pPr>
    </w:p>
    <w:p w14:paraId="396B0E54" w14:textId="77777777" w:rsidR="006F78EC" w:rsidRDefault="006F78EC" w:rsidP="00DC7D7E">
      <w:pPr>
        <w:spacing w:after="0"/>
        <w:jc w:val="both"/>
        <w:rPr>
          <w:rFonts w:ascii="Times New Roman" w:hAnsi="Times New Roman" w:cs="Times New Roman"/>
        </w:rPr>
      </w:pPr>
    </w:p>
    <w:p w14:paraId="48E0B3CD" w14:textId="77777777" w:rsidR="006F78EC" w:rsidRDefault="006F78EC" w:rsidP="00DC7D7E">
      <w:pPr>
        <w:spacing w:after="0"/>
        <w:jc w:val="both"/>
        <w:rPr>
          <w:rFonts w:ascii="Times New Roman" w:hAnsi="Times New Roman" w:cs="Times New Roman"/>
        </w:rPr>
      </w:pPr>
    </w:p>
    <w:p w14:paraId="1C23989D" w14:textId="77777777" w:rsidR="006F78EC" w:rsidRDefault="006F78EC" w:rsidP="00DC7D7E">
      <w:pPr>
        <w:spacing w:after="0"/>
        <w:jc w:val="both"/>
        <w:rPr>
          <w:rFonts w:ascii="Times New Roman" w:hAnsi="Times New Roman" w:cs="Times New Roman"/>
        </w:rPr>
      </w:pPr>
    </w:p>
    <w:p w14:paraId="3B45CEF4" w14:textId="77777777" w:rsidR="00CF5F9B" w:rsidRDefault="00CF5F9B" w:rsidP="00DC7D7E">
      <w:pPr>
        <w:spacing w:after="0"/>
        <w:jc w:val="both"/>
        <w:rPr>
          <w:rFonts w:ascii="Times New Roman" w:hAnsi="Times New Roman" w:cs="Times New Roman"/>
        </w:rPr>
      </w:pPr>
    </w:p>
    <w:p w14:paraId="33C7A7B4" w14:textId="77777777" w:rsidR="00CF5F9B" w:rsidRDefault="00CF5F9B" w:rsidP="00DC7D7E">
      <w:pPr>
        <w:spacing w:after="0"/>
        <w:jc w:val="both"/>
        <w:rPr>
          <w:rFonts w:ascii="Times New Roman" w:hAnsi="Times New Roman" w:cs="Times New Roman"/>
        </w:rPr>
      </w:pPr>
    </w:p>
    <w:p w14:paraId="06BBE854" w14:textId="77777777" w:rsidR="00CF5F9B" w:rsidRDefault="00CF5F9B" w:rsidP="00DC7D7E">
      <w:pPr>
        <w:spacing w:after="0"/>
        <w:jc w:val="both"/>
        <w:rPr>
          <w:rFonts w:ascii="Times New Roman" w:hAnsi="Times New Roman" w:cs="Times New Roman"/>
        </w:rPr>
      </w:pPr>
    </w:p>
    <w:p w14:paraId="4FAAB336" w14:textId="77777777" w:rsidR="00CF5F9B" w:rsidRDefault="00CF5F9B" w:rsidP="00DC7D7E">
      <w:pPr>
        <w:spacing w:after="0"/>
        <w:jc w:val="both"/>
        <w:rPr>
          <w:rFonts w:ascii="Times New Roman" w:hAnsi="Times New Roman" w:cs="Times New Roman"/>
        </w:rPr>
      </w:pPr>
    </w:p>
    <w:p w14:paraId="30C10EBE" w14:textId="77777777" w:rsidR="00CF5F9B" w:rsidRDefault="00CF5F9B" w:rsidP="00DC7D7E">
      <w:pPr>
        <w:spacing w:after="0"/>
        <w:jc w:val="both"/>
        <w:rPr>
          <w:rFonts w:ascii="Times New Roman" w:hAnsi="Times New Roman" w:cs="Times New Roman"/>
        </w:rPr>
      </w:pPr>
    </w:p>
    <w:p w14:paraId="59B75571" w14:textId="77777777" w:rsidR="00CF5F9B" w:rsidRDefault="00CF5F9B" w:rsidP="00DC7D7E">
      <w:pPr>
        <w:spacing w:after="0"/>
        <w:jc w:val="both"/>
        <w:rPr>
          <w:rFonts w:ascii="Times New Roman" w:hAnsi="Times New Roman" w:cs="Times New Roman"/>
        </w:rPr>
      </w:pPr>
    </w:p>
    <w:p w14:paraId="192C416E" w14:textId="77777777" w:rsidR="00CF5F9B" w:rsidRDefault="00CF5F9B" w:rsidP="00DC7D7E">
      <w:pPr>
        <w:spacing w:after="0"/>
        <w:jc w:val="both"/>
        <w:rPr>
          <w:rFonts w:ascii="Times New Roman" w:hAnsi="Times New Roman" w:cs="Times New Roman"/>
        </w:rPr>
      </w:pPr>
    </w:p>
    <w:p w14:paraId="3A6D5F57" w14:textId="77777777" w:rsidR="00CF5F9B" w:rsidRDefault="00CF5F9B" w:rsidP="00DC7D7E">
      <w:pPr>
        <w:spacing w:after="0"/>
        <w:jc w:val="both"/>
        <w:rPr>
          <w:rFonts w:ascii="Times New Roman" w:hAnsi="Times New Roman" w:cs="Times New Roman"/>
        </w:rPr>
      </w:pPr>
    </w:p>
    <w:p w14:paraId="4A767DE1" w14:textId="77777777" w:rsidR="00CF5F9B" w:rsidRDefault="00CF5F9B" w:rsidP="00DC7D7E">
      <w:pPr>
        <w:spacing w:after="0"/>
        <w:jc w:val="both"/>
        <w:rPr>
          <w:rFonts w:ascii="Times New Roman" w:hAnsi="Times New Roman" w:cs="Times New Roman"/>
        </w:rPr>
      </w:pPr>
    </w:p>
    <w:p w14:paraId="1A93FE0B" w14:textId="77777777" w:rsidR="00CF5F9B" w:rsidRDefault="00CF5F9B" w:rsidP="00DC7D7E">
      <w:pPr>
        <w:spacing w:after="0"/>
        <w:jc w:val="both"/>
        <w:rPr>
          <w:rFonts w:ascii="Times New Roman" w:hAnsi="Times New Roman" w:cs="Times New Roman"/>
        </w:rPr>
      </w:pPr>
    </w:p>
    <w:p w14:paraId="328BBEE8" w14:textId="77777777" w:rsidR="00CF5F9B" w:rsidRDefault="00CF5F9B" w:rsidP="00DC7D7E">
      <w:pPr>
        <w:spacing w:after="0"/>
        <w:jc w:val="both"/>
        <w:rPr>
          <w:rFonts w:ascii="Times New Roman" w:hAnsi="Times New Roman" w:cs="Times New Roman"/>
        </w:rPr>
      </w:pPr>
    </w:p>
    <w:p w14:paraId="2906D3FD" w14:textId="77777777" w:rsidR="00CF5F9B" w:rsidRDefault="00CF5F9B" w:rsidP="00DC7D7E">
      <w:pPr>
        <w:spacing w:after="0"/>
        <w:jc w:val="both"/>
        <w:rPr>
          <w:rFonts w:ascii="Times New Roman" w:hAnsi="Times New Roman" w:cs="Times New Roman"/>
        </w:rPr>
      </w:pPr>
    </w:p>
    <w:p w14:paraId="235FAB9A" w14:textId="77777777" w:rsidR="006F78EC" w:rsidRDefault="006F78EC" w:rsidP="00DC7D7E">
      <w:pPr>
        <w:spacing w:after="0"/>
        <w:jc w:val="both"/>
        <w:rPr>
          <w:rFonts w:ascii="Times New Roman" w:hAnsi="Times New Roman" w:cs="Times New Roman"/>
        </w:rPr>
      </w:pPr>
    </w:p>
    <w:p w14:paraId="47411E05" w14:textId="77777777" w:rsidR="006F78EC" w:rsidRDefault="006F78EC" w:rsidP="00DC7D7E">
      <w:pPr>
        <w:spacing w:after="0"/>
        <w:jc w:val="both"/>
        <w:rPr>
          <w:rFonts w:ascii="Times New Roman" w:hAnsi="Times New Roman" w:cs="Times New Roman"/>
        </w:rPr>
      </w:pPr>
    </w:p>
    <w:p w14:paraId="454ACF1E" w14:textId="77777777" w:rsidR="00EB482F" w:rsidRDefault="00EB482F" w:rsidP="00DC7D7E">
      <w:pPr>
        <w:spacing w:after="0"/>
        <w:jc w:val="both"/>
        <w:rPr>
          <w:rFonts w:ascii="Times New Roman" w:hAnsi="Times New Roman" w:cs="Times New Roman"/>
        </w:rPr>
      </w:pPr>
    </w:p>
    <w:bookmarkStart w:id="43" w:name="_Toc211607168" w:displacedByCustomXml="next"/>
    <w:sdt>
      <w:sdtPr>
        <w:rPr>
          <w:rFonts w:asciiTheme="minorHAnsi" w:eastAsiaTheme="minorHAnsi" w:hAnsiTheme="minorHAnsi" w:cstheme="minorBidi"/>
          <w:color w:val="auto"/>
          <w:sz w:val="24"/>
          <w:szCs w:val="24"/>
        </w:rPr>
        <w:id w:val="2045480237"/>
        <w:docPartObj>
          <w:docPartGallery w:val="Bibliographies"/>
          <w:docPartUnique/>
        </w:docPartObj>
      </w:sdtPr>
      <w:sdtContent>
        <w:p w14:paraId="24C0C35C" w14:textId="46815B49" w:rsidR="00EB482F" w:rsidRDefault="00EB482F" w:rsidP="006F78EC">
          <w:pPr>
            <w:pStyle w:val="Heading1"/>
            <w:jc w:val="center"/>
          </w:pPr>
          <w:r>
            <w:t>References</w:t>
          </w:r>
          <w:bookmarkEnd w:id="43"/>
        </w:p>
        <w:sdt>
          <w:sdtPr>
            <w:id w:val="-573587230"/>
            <w:bibliography/>
          </w:sdtPr>
          <w:sdtContent>
            <w:p w14:paraId="356743A3" w14:textId="77777777" w:rsidR="006F78EC" w:rsidRDefault="00EB482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6F78EC" w14:paraId="266F7287" w14:textId="77777777">
                <w:trPr>
                  <w:divId w:val="283120709"/>
                  <w:tblCellSpacing w:w="15" w:type="dxa"/>
                </w:trPr>
                <w:tc>
                  <w:tcPr>
                    <w:tcW w:w="50" w:type="pct"/>
                    <w:hideMark/>
                  </w:tcPr>
                  <w:p w14:paraId="1C620B9A" w14:textId="6D06B554" w:rsidR="006F78EC" w:rsidRDefault="006F78EC">
                    <w:pPr>
                      <w:pStyle w:val="Bibliography"/>
                      <w:rPr>
                        <w:noProof/>
                        <w:kern w:val="0"/>
                        <w14:ligatures w14:val="none"/>
                      </w:rPr>
                    </w:pPr>
                    <w:r>
                      <w:rPr>
                        <w:noProof/>
                      </w:rPr>
                      <w:t xml:space="preserve">[1] </w:t>
                    </w:r>
                  </w:p>
                </w:tc>
                <w:tc>
                  <w:tcPr>
                    <w:tcW w:w="0" w:type="auto"/>
                    <w:hideMark/>
                  </w:tcPr>
                  <w:p w14:paraId="7863C452" w14:textId="77777777" w:rsidR="006F78EC" w:rsidRDefault="006F78EC">
                    <w:pPr>
                      <w:pStyle w:val="Bibliography"/>
                      <w:rPr>
                        <w:noProof/>
                      </w:rPr>
                    </w:pPr>
                    <w:r>
                      <w:rPr>
                        <w:noProof/>
                      </w:rPr>
                      <w:t xml:space="preserve">R. S. Sutton and A. G. Barto, Reinforcement Learning: An Introduction, 2nd ed., Cambridge: MA: The MIT Press, 2018. </w:t>
                    </w:r>
                  </w:p>
                </w:tc>
              </w:tr>
              <w:tr w:rsidR="006F78EC" w14:paraId="55140651" w14:textId="77777777">
                <w:trPr>
                  <w:divId w:val="283120709"/>
                  <w:tblCellSpacing w:w="15" w:type="dxa"/>
                </w:trPr>
                <w:tc>
                  <w:tcPr>
                    <w:tcW w:w="50" w:type="pct"/>
                    <w:hideMark/>
                  </w:tcPr>
                  <w:p w14:paraId="1C897EE2" w14:textId="77777777" w:rsidR="006F78EC" w:rsidRDefault="006F78EC">
                    <w:pPr>
                      <w:pStyle w:val="Bibliography"/>
                      <w:rPr>
                        <w:noProof/>
                      </w:rPr>
                    </w:pPr>
                    <w:r>
                      <w:rPr>
                        <w:noProof/>
                      </w:rPr>
                      <w:t xml:space="preserve">[2] </w:t>
                    </w:r>
                  </w:p>
                </w:tc>
                <w:tc>
                  <w:tcPr>
                    <w:tcW w:w="0" w:type="auto"/>
                    <w:hideMark/>
                  </w:tcPr>
                  <w:p w14:paraId="61D575C6" w14:textId="77777777" w:rsidR="006F78EC" w:rsidRDefault="006F78EC">
                    <w:pPr>
                      <w:pStyle w:val="Bibliography"/>
                      <w:rPr>
                        <w:noProof/>
                      </w:rPr>
                    </w:pPr>
                    <w:r>
                      <w:rPr>
                        <w:noProof/>
                      </w:rPr>
                      <w:t xml:space="preserve">J. Saunders, S. Saeedi, and W. Li, "Autonomous aerial robotics for package delivery: A technical review," </w:t>
                    </w:r>
                    <w:r>
                      <w:rPr>
                        <w:i/>
                        <w:iCs/>
                        <w:noProof/>
                      </w:rPr>
                      <w:t xml:space="preserve">Field Robotics, </w:t>
                    </w:r>
                    <w:r>
                      <w:rPr>
                        <w:noProof/>
                      </w:rPr>
                      <w:t xml:space="preserve">2023. </w:t>
                    </w:r>
                  </w:p>
                </w:tc>
              </w:tr>
              <w:tr w:rsidR="006F78EC" w14:paraId="6170644E" w14:textId="77777777">
                <w:trPr>
                  <w:divId w:val="283120709"/>
                  <w:tblCellSpacing w:w="15" w:type="dxa"/>
                </w:trPr>
                <w:tc>
                  <w:tcPr>
                    <w:tcW w:w="50" w:type="pct"/>
                    <w:hideMark/>
                  </w:tcPr>
                  <w:p w14:paraId="7C434603" w14:textId="77777777" w:rsidR="006F78EC" w:rsidRDefault="006F78EC">
                    <w:pPr>
                      <w:pStyle w:val="Bibliography"/>
                      <w:rPr>
                        <w:noProof/>
                      </w:rPr>
                    </w:pPr>
                    <w:r>
                      <w:rPr>
                        <w:noProof/>
                      </w:rPr>
                      <w:t xml:space="preserve">[3] </w:t>
                    </w:r>
                  </w:p>
                </w:tc>
                <w:tc>
                  <w:tcPr>
                    <w:tcW w:w="0" w:type="auto"/>
                    <w:hideMark/>
                  </w:tcPr>
                  <w:p w14:paraId="3BE1D335" w14:textId="77777777" w:rsidR="006F78EC" w:rsidRDefault="006F78EC">
                    <w:pPr>
                      <w:pStyle w:val="Bibliography"/>
                      <w:rPr>
                        <w:noProof/>
                      </w:rPr>
                    </w:pPr>
                    <w:r>
                      <w:rPr>
                        <w:noProof/>
                      </w:rPr>
                      <w:t xml:space="preserve">B. Kövari and E. Ebeid, "MPDrone: FPGA-based Platform for Intelligent Real-time Autonomous Drone Operations," </w:t>
                    </w:r>
                    <w:r>
                      <w:rPr>
                        <w:i/>
                        <w:iCs/>
                        <w:noProof/>
                      </w:rPr>
                      <w:t xml:space="preserve">2021 IEEE International Symposium on Safety, Security, and Rescue Robotics (SSRR), </w:t>
                    </w:r>
                    <w:r>
                      <w:rPr>
                        <w:noProof/>
                      </w:rPr>
                      <w:t xml:space="preserve">pp. 71-76, 2021. </w:t>
                    </w:r>
                  </w:p>
                </w:tc>
              </w:tr>
              <w:tr w:rsidR="006F78EC" w14:paraId="617090C2" w14:textId="77777777">
                <w:trPr>
                  <w:divId w:val="283120709"/>
                  <w:tblCellSpacing w:w="15" w:type="dxa"/>
                </w:trPr>
                <w:tc>
                  <w:tcPr>
                    <w:tcW w:w="50" w:type="pct"/>
                    <w:hideMark/>
                  </w:tcPr>
                  <w:p w14:paraId="2FC4EC30" w14:textId="77777777" w:rsidR="006F78EC" w:rsidRDefault="006F78EC">
                    <w:pPr>
                      <w:pStyle w:val="Bibliography"/>
                      <w:rPr>
                        <w:noProof/>
                      </w:rPr>
                    </w:pPr>
                    <w:r>
                      <w:rPr>
                        <w:noProof/>
                      </w:rPr>
                      <w:t xml:space="preserve">[4] </w:t>
                    </w:r>
                  </w:p>
                </w:tc>
                <w:tc>
                  <w:tcPr>
                    <w:tcW w:w="0" w:type="auto"/>
                    <w:hideMark/>
                  </w:tcPr>
                  <w:p w14:paraId="30A5BDD6" w14:textId="77777777" w:rsidR="006F78EC" w:rsidRDefault="006F78EC">
                    <w:pPr>
                      <w:pStyle w:val="Bibliography"/>
                      <w:rPr>
                        <w:noProof/>
                      </w:rPr>
                    </w:pPr>
                    <w:r>
                      <w:rPr>
                        <w:noProof/>
                      </w:rPr>
                      <w:t xml:space="preserve">M. Hessel et al, "Rainbow: Combining Improvements in Deep Reinforcement Learning," </w:t>
                    </w:r>
                    <w:r>
                      <w:rPr>
                        <w:i/>
                        <w:iCs/>
                        <w:noProof/>
                      </w:rPr>
                      <w:t xml:space="preserve">arXiv, </w:t>
                    </w:r>
                    <w:r>
                      <w:rPr>
                        <w:noProof/>
                      </w:rPr>
                      <w:t xml:space="preserve">2017. </w:t>
                    </w:r>
                  </w:p>
                </w:tc>
              </w:tr>
              <w:tr w:rsidR="006F78EC" w14:paraId="7C0F902A" w14:textId="77777777">
                <w:trPr>
                  <w:divId w:val="283120709"/>
                  <w:tblCellSpacing w:w="15" w:type="dxa"/>
                </w:trPr>
                <w:tc>
                  <w:tcPr>
                    <w:tcW w:w="50" w:type="pct"/>
                    <w:hideMark/>
                  </w:tcPr>
                  <w:p w14:paraId="366E5066" w14:textId="77777777" w:rsidR="006F78EC" w:rsidRDefault="006F78EC">
                    <w:pPr>
                      <w:pStyle w:val="Bibliography"/>
                      <w:rPr>
                        <w:noProof/>
                      </w:rPr>
                    </w:pPr>
                    <w:r>
                      <w:rPr>
                        <w:noProof/>
                      </w:rPr>
                      <w:t xml:space="preserve">[5] </w:t>
                    </w:r>
                  </w:p>
                </w:tc>
                <w:tc>
                  <w:tcPr>
                    <w:tcW w:w="0" w:type="auto"/>
                    <w:hideMark/>
                  </w:tcPr>
                  <w:p w14:paraId="410F1E70" w14:textId="77777777" w:rsidR="006F78EC" w:rsidRDefault="006F78EC">
                    <w:pPr>
                      <w:pStyle w:val="Bibliography"/>
                      <w:rPr>
                        <w:noProof/>
                      </w:rPr>
                    </w:pPr>
                    <w:r>
                      <w:rPr>
                        <w:noProof/>
                      </w:rPr>
                      <w:t xml:space="preserve">AlMahamid and K. Grolinger, "Reinforcement Learning Algorithms: An Overview and Classification," </w:t>
                    </w:r>
                    <w:r>
                      <w:rPr>
                        <w:i/>
                        <w:iCs/>
                        <w:noProof/>
                      </w:rPr>
                      <w:t xml:space="preserve">arXiv, </w:t>
                    </w:r>
                    <w:r>
                      <w:rPr>
                        <w:noProof/>
                      </w:rPr>
                      <w:t xml:space="preserve">2022. </w:t>
                    </w:r>
                  </w:p>
                </w:tc>
              </w:tr>
              <w:tr w:rsidR="006F78EC" w14:paraId="10D152FF" w14:textId="77777777">
                <w:trPr>
                  <w:divId w:val="283120709"/>
                  <w:tblCellSpacing w:w="15" w:type="dxa"/>
                </w:trPr>
                <w:tc>
                  <w:tcPr>
                    <w:tcW w:w="50" w:type="pct"/>
                    <w:hideMark/>
                  </w:tcPr>
                  <w:p w14:paraId="7C1AA785" w14:textId="77777777" w:rsidR="006F78EC" w:rsidRDefault="006F78EC">
                    <w:pPr>
                      <w:pStyle w:val="Bibliography"/>
                      <w:rPr>
                        <w:noProof/>
                      </w:rPr>
                    </w:pPr>
                    <w:r>
                      <w:rPr>
                        <w:noProof/>
                      </w:rPr>
                      <w:t xml:space="preserve">[6] </w:t>
                    </w:r>
                  </w:p>
                </w:tc>
                <w:tc>
                  <w:tcPr>
                    <w:tcW w:w="0" w:type="auto"/>
                    <w:hideMark/>
                  </w:tcPr>
                  <w:p w14:paraId="25999AB8" w14:textId="77777777" w:rsidR="006F78EC" w:rsidRDefault="006F78EC">
                    <w:pPr>
                      <w:pStyle w:val="Bibliography"/>
                      <w:rPr>
                        <w:noProof/>
                      </w:rPr>
                    </w:pPr>
                    <w:r>
                      <w:rPr>
                        <w:noProof/>
                      </w:rPr>
                      <w:t xml:space="preserve">M. Nikolaiev and M. Novotarskyi, "COMPARATIVE REVIEW OF DRONE SIMULATORS," </w:t>
                    </w:r>
                    <w:r>
                      <w:rPr>
                        <w:i/>
                        <w:iCs/>
                        <w:noProof/>
                      </w:rPr>
                      <w:t xml:space="preserve">Information, Computing and Intelligent Systems,, </w:t>
                    </w:r>
                    <w:r>
                      <w:rPr>
                        <w:noProof/>
                      </w:rPr>
                      <w:t xml:space="preserve">vol. 4, pp. 79-99, 2024. </w:t>
                    </w:r>
                  </w:p>
                </w:tc>
              </w:tr>
              <w:tr w:rsidR="006F78EC" w14:paraId="77F8ED62" w14:textId="77777777">
                <w:trPr>
                  <w:divId w:val="283120709"/>
                  <w:tblCellSpacing w:w="15" w:type="dxa"/>
                </w:trPr>
                <w:tc>
                  <w:tcPr>
                    <w:tcW w:w="50" w:type="pct"/>
                    <w:hideMark/>
                  </w:tcPr>
                  <w:p w14:paraId="4969C56C" w14:textId="77777777" w:rsidR="006F78EC" w:rsidRDefault="006F78EC">
                    <w:pPr>
                      <w:pStyle w:val="Bibliography"/>
                      <w:rPr>
                        <w:noProof/>
                      </w:rPr>
                    </w:pPr>
                    <w:r>
                      <w:rPr>
                        <w:noProof/>
                      </w:rPr>
                      <w:lastRenderedPageBreak/>
                      <w:t xml:space="preserve">[7] </w:t>
                    </w:r>
                  </w:p>
                </w:tc>
                <w:tc>
                  <w:tcPr>
                    <w:tcW w:w="0" w:type="auto"/>
                    <w:hideMark/>
                  </w:tcPr>
                  <w:p w14:paraId="79C79054" w14:textId="77777777" w:rsidR="006F78EC" w:rsidRDefault="006F78EC">
                    <w:pPr>
                      <w:pStyle w:val="Bibliography"/>
                      <w:rPr>
                        <w:noProof/>
                      </w:rPr>
                    </w:pPr>
                    <w:r>
                      <w:rPr>
                        <w:noProof/>
                      </w:rPr>
                      <w:t xml:space="preserve">J. Saunders, S. Saeedi, and W. Li, "Parallel Reinforcement Learning Simulation for Visual Quadrotor Navigation," </w:t>
                    </w:r>
                    <w:r>
                      <w:rPr>
                        <w:i/>
                        <w:iCs/>
                        <w:noProof/>
                      </w:rPr>
                      <w:t xml:space="preserve">Arxiv, </w:t>
                    </w:r>
                    <w:r>
                      <w:rPr>
                        <w:noProof/>
                      </w:rPr>
                      <w:t xml:space="preserve">September 2022. </w:t>
                    </w:r>
                  </w:p>
                </w:tc>
              </w:tr>
              <w:tr w:rsidR="006F78EC" w14:paraId="117C3F1D" w14:textId="77777777">
                <w:trPr>
                  <w:divId w:val="283120709"/>
                  <w:tblCellSpacing w:w="15" w:type="dxa"/>
                </w:trPr>
                <w:tc>
                  <w:tcPr>
                    <w:tcW w:w="50" w:type="pct"/>
                    <w:hideMark/>
                  </w:tcPr>
                  <w:p w14:paraId="23B7C702" w14:textId="77777777" w:rsidR="006F78EC" w:rsidRDefault="006F78EC">
                    <w:pPr>
                      <w:pStyle w:val="Bibliography"/>
                      <w:rPr>
                        <w:noProof/>
                      </w:rPr>
                    </w:pPr>
                    <w:r>
                      <w:rPr>
                        <w:noProof/>
                      </w:rPr>
                      <w:t xml:space="preserve">[8] </w:t>
                    </w:r>
                  </w:p>
                </w:tc>
                <w:tc>
                  <w:tcPr>
                    <w:tcW w:w="0" w:type="auto"/>
                    <w:hideMark/>
                  </w:tcPr>
                  <w:p w14:paraId="5C5A5BAF" w14:textId="77777777" w:rsidR="006F78EC" w:rsidRDefault="006F78EC">
                    <w:pPr>
                      <w:pStyle w:val="Bibliography"/>
                      <w:rPr>
                        <w:noProof/>
                      </w:rPr>
                    </w:pPr>
                    <w:r>
                      <w:rPr>
                        <w:noProof/>
                      </w:rPr>
                      <w:t xml:space="preserve">Michel, O., "Webots: Professional Mobile Robot Simulation," </w:t>
                    </w:r>
                    <w:r>
                      <w:rPr>
                        <w:i/>
                        <w:iCs/>
                        <w:noProof/>
                      </w:rPr>
                      <w:t xml:space="preserve">Journal of Advanced Robotics Systems, </w:t>
                    </w:r>
                    <w:r>
                      <w:rPr>
                        <w:noProof/>
                      </w:rPr>
                      <w:t xml:space="preserve">vol. 1, pp. 39-42, 2004. </w:t>
                    </w:r>
                  </w:p>
                </w:tc>
              </w:tr>
            </w:tbl>
            <w:p w14:paraId="668DFCA5" w14:textId="77777777" w:rsidR="006F78EC" w:rsidRDefault="006F78EC">
              <w:pPr>
                <w:divId w:val="283120709"/>
                <w:rPr>
                  <w:rFonts w:eastAsia="Times New Roman"/>
                  <w:noProof/>
                </w:rPr>
              </w:pPr>
            </w:p>
            <w:p w14:paraId="12135985" w14:textId="1531D75C" w:rsidR="00EB482F" w:rsidRDefault="00EB482F">
              <w:r>
                <w:rPr>
                  <w:b/>
                  <w:bCs/>
                  <w:noProof/>
                </w:rPr>
                <w:fldChar w:fldCharType="end"/>
              </w:r>
            </w:p>
          </w:sdtContent>
        </w:sdt>
      </w:sdtContent>
    </w:sdt>
    <w:p w14:paraId="76712A22" w14:textId="77777777" w:rsidR="00EB482F" w:rsidRPr="00853A41" w:rsidRDefault="00EB482F" w:rsidP="00DC7D7E">
      <w:pPr>
        <w:spacing w:after="0"/>
        <w:jc w:val="both"/>
        <w:rPr>
          <w:rFonts w:ascii="Times New Roman" w:hAnsi="Times New Roman" w:cs="Times New Roman"/>
        </w:rPr>
      </w:pPr>
    </w:p>
    <w:sectPr w:rsidR="00EB482F" w:rsidRPr="00853A41" w:rsidSect="00AC17A2">
      <w:headerReference w:type="default" r:id="rId9"/>
      <w:foot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99DC6" w14:textId="77777777" w:rsidR="00D24818" w:rsidRDefault="00D24818" w:rsidP="00630331">
      <w:pPr>
        <w:spacing w:after="0" w:line="240" w:lineRule="auto"/>
      </w:pPr>
      <w:r>
        <w:separator/>
      </w:r>
    </w:p>
  </w:endnote>
  <w:endnote w:type="continuationSeparator" w:id="0">
    <w:p w14:paraId="56B4EA22" w14:textId="77777777" w:rsidR="00D24818" w:rsidRDefault="00D24818" w:rsidP="0063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675748"/>
      <w:docPartObj>
        <w:docPartGallery w:val="Page Numbers (Bottom of Page)"/>
        <w:docPartUnique/>
      </w:docPartObj>
    </w:sdtPr>
    <w:sdtContent>
      <w:sdt>
        <w:sdtPr>
          <w:id w:val="-1769616900"/>
          <w:docPartObj>
            <w:docPartGallery w:val="Page Numbers (Top of Page)"/>
            <w:docPartUnique/>
          </w:docPartObj>
        </w:sdtPr>
        <w:sdtContent>
          <w:p w14:paraId="64E945B9" w14:textId="6FBE4F1C" w:rsidR="00630331" w:rsidRDefault="00630331">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A60DBA3" w14:textId="77777777" w:rsidR="00630331" w:rsidRDefault="00630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C0048" w14:textId="77777777" w:rsidR="00D24818" w:rsidRDefault="00D24818" w:rsidP="00630331">
      <w:pPr>
        <w:spacing w:after="0" w:line="240" w:lineRule="auto"/>
      </w:pPr>
      <w:r>
        <w:separator/>
      </w:r>
    </w:p>
  </w:footnote>
  <w:footnote w:type="continuationSeparator" w:id="0">
    <w:p w14:paraId="2540EE63" w14:textId="77777777" w:rsidR="00D24818" w:rsidRDefault="00D24818" w:rsidP="00630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81"/>
      <w:gridCol w:w="2990"/>
      <w:gridCol w:w="3579"/>
    </w:tblGrid>
    <w:tr w:rsidR="00035C3D" w:rsidRPr="00035C3D" w14:paraId="226EE736" w14:textId="77777777" w:rsidTr="00035C3D">
      <w:trPr>
        <w:trHeight w:val="1693"/>
        <w:jc w:val="center"/>
      </w:trPr>
      <w:tc>
        <w:tcPr>
          <w:tcW w:w="3781" w:type="dxa"/>
          <w:tcBorders>
            <w:top w:val="double" w:sz="4" w:space="0" w:color="auto"/>
            <w:left w:val="double" w:sz="4" w:space="0" w:color="auto"/>
            <w:bottom w:val="double" w:sz="4" w:space="0" w:color="auto"/>
            <w:right w:val="single" w:sz="4" w:space="0" w:color="auto"/>
          </w:tcBorders>
          <w:hideMark/>
        </w:tcPr>
        <w:p w14:paraId="4A633507" w14:textId="77777777" w:rsidR="00035C3D" w:rsidRPr="00035C3D" w:rsidRDefault="00035C3D" w:rsidP="00035C3D">
          <w:pPr>
            <w:pStyle w:val="Header"/>
            <w:jc w:val="center"/>
            <w:rPr>
              <w:rFonts w:ascii="Times New Roman" w:hAnsi="Times New Roman" w:cs="Times New Roman"/>
              <w:b/>
              <w:bCs/>
            </w:rPr>
          </w:pPr>
          <w:r w:rsidRPr="00035C3D">
            <w:rPr>
              <w:rFonts w:ascii="Times New Roman" w:hAnsi="Times New Roman" w:cs="Times New Roman"/>
              <w:b/>
              <w:bCs/>
            </w:rPr>
            <w:t>Kingdom of Saudi Arabia</w:t>
          </w:r>
        </w:p>
        <w:p w14:paraId="5AF62CB3" w14:textId="77777777" w:rsidR="00035C3D" w:rsidRPr="00035C3D" w:rsidRDefault="00035C3D" w:rsidP="00035C3D">
          <w:pPr>
            <w:pStyle w:val="Header"/>
            <w:jc w:val="center"/>
            <w:rPr>
              <w:rFonts w:ascii="Times New Roman" w:hAnsi="Times New Roman" w:cs="Times New Roman"/>
              <w:b/>
              <w:bCs/>
            </w:rPr>
          </w:pPr>
          <w:r w:rsidRPr="00035C3D">
            <w:rPr>
              <w:rFonts w:ascii="Times New Roman" w:hAnsi="Times New Roman" w:cs="Times New Roman"/>
              <w:b/>
              <w:bCs/>
            </w:rPr>
            <w:t>Ministry of Education</w:t>
          </w:r>
        </w:p>
        <w:p w14:paraId="311DC318" w14:textId="77777777" w:rsidR="00035C3D" w:rsidRPr="00035C3D" w:rsidRDefault="00035C3D" w:rsidP="00035C3D">
          <w:pPr>
            <w:pStyle w:val="Header"/>
            <w:jc w:val="center"/>
            <w:rPr>
              <w:rFonts w:ascii="Times New Roman" w:hAnsi="Times New Roman" w:cs="Times New Roman"/>
              <w:b/>
              <w:bCs/>
            </w:rPr>
          </w:pPr>
          <w:r w:rsidRPr="00035C3D">
            <w:rPr>
              <w:rFonts w:ascii="Times New Roman" w:hAnsi="Times New Roman" w:cs="Times New Roman"/>
              <w:b/>
              <w:bCs/>
            </w:rPr>
            <w:t>Islamic University of Madinah</w:t>
          </w:r>
        </w:p>
        <w:p w14:paraId="5DD2310E" w14:textId="77777777" w:rsidR="00035C3D" w:rsidRPr="00035C3D" w:rsidRDefault="00035C3D" w:rsidP="00035C3D">
          <w:pPr>
            <w:pStyle w:val="Header"/>
            <w:jc w:val="center"/>
            <w:rPr>
              <w:rFonts w:ascii="Times New Roman" w:hAnsi="Times New Roman" w:cs="Times New Roman"/>
              <w:b/>
              <w:bCs/>
            </w:rPr>
          </w:pPr>
          <w:r w:rsidRPr="00035C3D">
            <w:rPr>
              <w:rFonts w:ascii="Times New Roman" w:hAnsi="Times New Roman" w:cs="Times New Roman"/>
              <w:b/>
              <w:bCs/>
            </w:rPr>
            <w:t>Faculty of Computer and</w:t>
          </w:r>
        </w:p>
        <w:p w14:paraId="63B0CEE9" w14:textId="77777777" w:rsidR="00035C3D" w:rsidRPr="00035C3D" w:rsidRDefault="00035C3D" w:rsidP="00035C3D">
          <w:pPr>
            <w:pStyle w:val="Header"/>
            <w:jc w:val="center"/>
            <w:rPr>
              <w:b/>
              <w:bCs/>
            </w:rPr>
          </w:pPr>
          <w:r w:rsidRPr="00035C3D">
            <w:rPr>
              <w:rFonts w:ascii="Times New Roman" w:hAnsi="Times New Roman" w:cs="Times New Roman"/>
              <w:b/>
              <w:bCs/>
            </w:rPr>
            <w:t>Information Systems</w:t>
          </w:r>
        </w:p>
      </w:tc>
      <w:tc>
        <w:tcPr>
          <w:tcW w:w="2990" w:type="dxa"/>
          <w:tcBorders>
            <w:top w:val="double" w:sz="4" w:space="0" w:color="auto"/>
            <w:left w:val="single" w:sz="4" w:space="0" w:color="auto"/>
            <w:bottom w:val="double" w:sz="4" w:space="0" w:color="auto"/>
            <w:right w:val="single" w:sz="4" w:space="0" w:color="auto"/>
          </w:tcBorders>
          <w:hideMark/>
        </w:tcPr>
        <w:p w14:paraId="10FE9EE8" w14:textId="21E1A422" w:rsidR="00035C3D" w:rsidRPr="00035C3D" w:rsidRDefault="00035C3D" w:rsidP="00035C3D">
          <w:pPr>
            <w:pStyle w:val="Header"/>
            <w:jc w:val="center"/>
            <w:rPr>
              <w:b/>
              <w:bCs/>
            </w:rPr>
          </w:pPr>
          <w:r w:rsidRPr="00035C3D">
            <w:rPr>
              <w:noProof/>
            </w:rPr>
            <w:drawing>
              <wp:inline distT="0" distB="0" distL="0" distR="0" wp14:anchorId="490B1CF8" wp14:editId="5E3143BF">
                <wp:extent cx="1228953" cy="1034120"/>
                <wp:effectExtent l="0" t="0" r="0" b="0"/>
                <wp:docPr id="1993671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1415" name="Picture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32980" cy="1037509"/>
                        </a:xfrm>
                        <a:prstGeom prst="rect">
                          <a:avLst/>
                        </a:prstGeom>
                        <a:noFill/>
                        <a:ln>
                          <a:noFill/>
                        </a:ln>
                      </pic:spPr>
                    </pic:pic>
                  </a:graphicData>
                </a:graphic>
              </wp:inline>
            </w:drawing>
          </w:r>
        </w:p>
      </w:tc>
      <w:tc>
        <w:tcPr>
          <w:tcW w:w="3579" w:type="dxa"/>
          <w:tcBorders>
            <w:top w:val="double" w:sz="4" w:space="0" w:color="auto"/>
            <w:left w:val="single" w:sz="4" w:space="0" w:color="auto"/>
            <w:bottom w:val="double" w:sz="4" w:space="0" w:color="auto"/>
            <w:right w:val="double" w:sz="4" w:space="0" w:color="auto"/>
          </w:tcBorders>
        </w:tcPr>
        <w:p w14:paraId="1322F117" w14:textId="77777777" w:rsidR="00035C3D" w:rsidRPr="00035C3D" w:rsidRDefault="00035C3D" w:rsidP="00035C3D">
          <w:pPr>
            <w:pStyle w:val="Header"/>
            <w:rPr>
              <w:b/>
              <w:bCs/>
            </w:rPr>
          </w:pPr>
        </w:p>
        <w:p w14:paraId="3E87CBC8" w14:textId="77777777" w:rsidR="00035C3D" w:rsidRPr="00035C3D" w:rsidRDefault="00035C3D" w:rsidP="00035C3D">
          <w:pPr>
            <w:pStyle w:val="Header"/>
            <w:jc w:val="center"/>
            <w:rPr>
              <w:b/>
              <w:bCs/>
              <w:rtl/>
            </w:rPr>
          </w:pPr>
          <w:r w:rsidRPr="00035C3D">
            <w:rPr>
              <w:b/>
              <w:bCs/>
              <w:rtl/>
            </w:rPr>
            <w:t>المملكة العربيـة السـعودية</w:t>
          </w:r>
        </w:p>
        <w:p w14:paraId="7AA19BFB" w14:textId="77777777" w:rsidR="00035C3D" w:rsidRPr="00035C3D" w:rsidRDefault="00035C3D" w:rsidP="00035C3D">
          <w:pPr>
            <w:pStyle w:val="Header"/>
            <w:jc w:val="center"/>
            <w:rPr>
              <w:b/>
              <w:bCs/>
              <w:rtl/>
            </w:rPr>
          </w:pPr>
          <w:r w:rsidRPr="00035C3D">
            <w:rPr>
              <w:b/>
              <w:bCs/>
              <w:rtl/>
            </w:rPr>
            <w:t>وزارة التعليم</w:t>
          </w:r>
        </w:p>
        <w:p w14:paraId="24E9F4B4" w14:textId="77777777" w:rsidR="00035C3D" w:rsidRPr="00035C3D" w:rsidRDefault="00035C3D" w:rsidP="00035C3D">
          <w:pPr>
            <w:pStyle w:val="Header"/>
            <w:jc w:val="center"/>
            <w:rPr>
              <w:b/>
              <w:bCs/>
            </w:rPr>
          </w:pPr>
          <w:r w:rsidRPr="00035C3D">
            <w:rPr>
              <w:b/>
              <w:bCs/>
              <w:rtl/>
            </w:rPr>
            <w:t>الجامعة الإسلامية بالمدينة</w:t>
          </w:r>
        </w:p>
        <w:p w14:paraId="3E5D756F" w14:textId="77777777" w:rsidR="00035C3D" w:rsidRPr="00035C3D" w:rsidRDefault="00035C3D" w:rsidP="00035C3D">
          <w:pPr>
            <w:pStyle w:val="Header"/>
            <w:jc w:val="center"/>
            <w:rPr>
              <w:b/>
              <w:bCs/>
              <w:rtl/>
            </w:rPr>
          </w:pPr>
          <w:r w:rsidRPr="00035C3D">
            <w:rPr>
              <w:b/>
              <w:bCs/>
              <w:rtl/>
            </w:rPr>
            <w:t>كلية الحاسب الالي ونظم المعلومات</w:t>
          </w:r>
        </w:p>
      </w:tc>
    </w:tr>
  </w:tbl>
  <w:p w14:paraId="23351A70" w14:textId="77777777" w:rsidR="00630331" w:rsidRDefault="006303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02"/>
      <w:gridCol w:w="2869"/>
      <w:gridCol w:w="3579"/>
    </w:tblGrid>
    <w:tr w:rsidR="00514CD2" w:rsidRPr="004D461F" w14:paraId="6E407869" w14:textId="77777777" w:rsidTr="00CF5F9B">
      <w:trPr>
        <w:trHeight w:val="1693"/>
      </w:trPr>
      <w:tc>
        <w:tcPr>
          <w:tcW w:w="3902" w:type="dxa"/>
          <w:tcBorders>
            <w:top w:val="double" w:sz="4" w:space="0" w:color="auto"/>
            <w:left w:val="double" w:sz="4" w:space="0" w:color="auto"/>
            <w:bottom w:val="double" w:sz="4" w:space="0" w:color="auto"/>
          </w:tcBorders>
          <w:hideMark/>
        </w:tcPr>
        <w:p w14:paraId="3B502A6F" w14:textId="77777777" w:rsidR="00514CD2" w:rsidRPr="004D461F" w:rsidRDefault="00514CD2" w:rsidP="00514CD2">
          <w:pPr>
            <w:spacing w:after="0" w:line="240" w:lineRule="auto"/>
            <w:ind w:left="-86" w:right="594"/>
            <w:jc w:val="center"/>
            <w:rPr>
              <w:rFonts w:ascii="Times New Roman" w:eastAsia="Calibri" w:hAnsi="Times New Roman" w:cs="Times New Roman"/>
              <w:b/>
              <w:bCs/>
              <w:spacing w:val="4"/>
              <w:sz w:val="20"/>
              <w:szCs w:val="20"/>
            </w:rPr>
          </w:pPr>
          <w:r w:rsidRPr="004D461F">
            <w:rPr>
              <w:rFonts w:ascii="Times New Roman" w:hAnsi="Times New Roman" w:cs="Times New Roman"/>
              <w:b/>
              <w:bCs/>
              <w:spacing w:val="4"/>
              <w:sz w:val="20"/>
              <w:szCs w:val="20"/>
            </w:rPr>
            <w:t>Kingdom of Saudi Arabia</w:t>
          </w:r>
        </w:p>
        <w:p w14:paraId="0D78C4FC" w14:textId="77777777" w:rsidR="00514CD2" w:rsidRPr="004D461F" w:rsidRDefault="00514CD2" w:rsidP="00514CD2">
          <w:pPr>
            <w:tabs>
              <w:tab w:val="right" w:pos="3471"/>
            </w:tabs>
            <w:spacing w:after="0" w:line="240" w:lineRule="auto"/>
            <w:ind w:left="-86" w:right="594"/>
            <w:jc w:val="center"/>
            <w:rPr>
              <w:rFonts w:ascii="Times New Roman" w:hAnsi="Times New Roman" w:cs="Times New Roman"/>
              <w:b/>
              <w:bCs/>
              <w:spacing w:val="4"/>
              <w:sz w:val="20"/>
              <w:szCs w:val="20"/>
            </w:rPr>
          </w:pPr>
          <w:r w:rsidRPr="004D461F">
            <w:rPr>
              <w:rFonts w:ascii="Times New Roman" w:hAnsi="Times New Roman" w:cs="Times New Roman"/>
              <w:b/>
              <w:bCs/>
              <w:spacing w:val="4"/>
              <w:sz w:val="20"/>
              <w:szCs w:val="20"/>
            </w:rPr>
            <w:t>Ministry of Education</w:t>
          </w:r>
        </w:p>
        <w:p w14:paraId="6D29B729" w14:textId="63B2CD07" w:rsidR="00514CD2" w:rsidRPr="004D461F" w:rsidRDefault="00CF5F9B" w:rsidP="00514CD2">
          <w:pPr>
            <w:spacing w:after="0" w:line="240" w:lineRule="auto"/>
            <w:ind w:left="-86" w:right="594"/>
            <w:jc w:val="center"/>
            <w:rPr>
              <w:rFonts w:ascii="Times New Roman" w:hAnsi="Times New Roman" w:cs="Times New Roman"/>
              <w:b/>
              <w:bCs/>
              <w:spacing w:val="4"/>
              <w:sz w:val="20"/>
              <w:szCs w:val="20"/>
            </w:rPr>
          </w:pPr>
          <w:r>
            <w:rPr>
              <w:rFonts w:ascii="Times New Roman" w:hAnsi="Times New Roman" w:cs="Times New Roman"/>
              <w:b/>
              <w:bCs/>
              <w:spacing w:val="4"/>
              <w:sz w:val="20"/>
              <w:szCs w:val="20"/>
            </w:rPr>
            <w:t xml:space="preserve">The </w:t>
          </w:r>
          <w:r w:rsidR="00514CD2" w:rsidRPr="004D461F">
            <w:rPr>
              <w:rFonts w:ascii="Times New Roman" w:hAnsi="Times New Roman" w:cs="Times New Roman"/>
              <w:b/>
              <w:bCs/>
              <w:spacing w:val="4"/>
              <w:sz w:val="20"/>
              <w:szCs w:val="20"/>
            </w:rPr>
            <w:t>Islamic University of Madinah</w:t>
          </w:r>
        </w:p>
        <w:p w14:paraId="746481E6" w14:textId="77777777" w:rsidR="00514CD2" w:rsidRPr="004D461F" w:rsidRDefault="00514CD2" w:rsidP="00514CD2">
          <w:pPr>
            <w:spacing w:after="0" w:line="240" w:lineRule="auto"/>
            <w:ind w:left="-86" w:right="594"/>
            <w:jc w:val="center"/>
            <w:rPr>
              <w:rFonts w:ascii="Times New Roman" w:hAnsi="Times New Roman" w:cs="Times New Roman"/>
              <w:b/>
              <w:bCs/>
              <w:spacing w:val="4"/>
              <w:sz w:val="20"/>
              <w:szCs w:val="20"/>
            </w:rPr>
          </w:pPr>
          <w:r w:rsidRPr="004D461F">
            <w:rPr>
              <w:rFonts w:ascii="Times New Roman" w:hAnsi="Times New Roman" w:cs="Times New Roman"/>
              <w:b/>
              <w:bCs/>
              <w:spacing w:val="4"/>
              <w:sz w:val="20"/>
              <w:szCs w:val="20"/>
            </w:rPr>
            <w:t>Faculty of Computer and</w:t>
          </w:r>
        </w:p>
        <w:p w14:paraId="4ED844DF" w14:textId="77777777" w:rsidR="00514CD2" w:rsidRPr="004D461F" w:rsidRDefault="00514CD2" w:rsidP="00514CD2">
          <w:pPr>
            <w:spacing w:after="0" w:line="240" w:lineRule="auto"/>
            <w:ind w:left="-86" w:right="594"/>
            <w:jc w:val="center"/>
            <w:rPr>
              <w:rFonts w:ascii="Times New Roman" w:hAnsi="Times New Roman" w:cs="Times New Roman"/>
              <w:b/>
              <w:bCs/>
              <w:spacing w:val="4"/>
              <w:sz w:val="20"/>
              <w:szCs w:val="20"/>
            </w:rPr>
          </w:pPr>
          <w:r w:rsidRPr="004D461F">
            <w:rPr>
              <w:rFonts w:ascii="Times New Roman" w:hAnsi="Times New Roman" w:cs="Times New Roman"/>
              <w:b/>
              <w:bCs/>
              <w:spacing w:val="4"/>
              <w:sz w:val="20"/>
              <w:szCs w:val="20"/>
            </w:rPr>
            <w:t>Information Systems</w:t>
          </w:r>
        </w:p>
        <w:p w14:paraId="59D703A4" w14:textId="77777777" w:rsidR="00514CD2" w:rsidRPr="004D461F" w:rsidRDefault="00514CD2" w:rsidP="00514CD2">
          <w:pPr>
            <w:spacing w:after="0" w:line="360" w:lineRule="auto"/>
            <w:ind w:left="-86" w:right="594"/>
            <w:jc w:val="center"/>
            <w:rPr>
              <w:rFonts w:ascii="Times New Roman" w:eastAsia="Calibri" w:hAnsi="Times New Roman" w:cs="Times New Roman"/>
              <w:b/>
              <w:bCs/>
              <w:spacing w:val="4"/>
              <w:sz w:val="18"/>
              <w:szCs w:val="18"/>
            </w:rPr>
          </w:pPr>
        </w:p>
      </w:tc>
      <w:tc>
        <w:tcPr>
          <w:tcW w:w="2869" w:type="dxa"/>
          <w:tcBorders>
            <w:top w:val="double" w:sz="4" w:space="0" w:color="auto"/>
            <w:bottom w:val="double" w:sz="4" w:space="0" w:color="auto"/>
          </w:tcBorders>
        </w:tcPr>
        <w:p w14:paraId="28B3823F" w14:textId="77777777" w:rsidR="00514CD2" w:rsidRPr="004D461F" w:rsidRDefault="00514CD2" w:rsidP="00514CD2">
          <w:pPr>
            <w:keepNext/>
            <w:spacing w:before="240" w:after="60" w:line="240" w:lineRule="auto"/>
            <w:jc w:val="center"/>
            <w:outlineLvl w:val="3"/>
            <w:rPr>
              <w:rFonts w:cs="Times New Roman"/>
              <w:b/>
              <w:bCs/>
              <w:spacing w:val="4"/>
              <w:sz w:val="18"/>
              <w:szCs w:val="18"/>
            </w:rPr>
          </w:pPr>
          <w:r w:rsidRPr="004D461F">
            <w:rPr>
              <w:rFonts w:eastAsia="Calibri" w:cs="Times New Roman"/>
              <w:noProof/>
            </w:rPr>
            <w:drawing>
              <wp:inline distT="0" distB="0" distL="0" distR="0" wp14:anchorId="3A584B95" wp14:editId="68585B48">
                <wp:extent cx="1002030" cy="842645"/>
                <wp:effectExtent l="0" t="0" r="7620" b="0"/>
                <wp:docPr id="1964274973" name="Picture 3" descr="Description: http://iu.edu.sa/Images/IU_ALL_COLOR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iu.edu.sa/Images/IU_ALL_COLOR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2030" cy="842645"/>
                        </a:xfrm>
                        <a:prstGeom prst="rect">
                          <a:avLst/>
                        </a:prstGeom>
                        <a:noFill/>
                        <a:ln>
                          <a:noFill/>
                        </a:ln>
                      </pic:spPr>
                    </pic:pic>
                  </a:graphicData>
                </a:graphic>
              </wp:inline>
            </w:drawing>
          </w:r>
        </w:p>
      </w:tc>
      <w:tc>
        <w:tcPr>
          <w:tcW w:w="3579" w:type="dxa"/>
          <w:tcBorders>
            <w:top w:val="double" w:sz="4" w:space="0" w:color="auto"/>
            <w:bottom w:val="double" w:sz="4" w:space="0" w:color="auto"/>
            <w:right w:val="double" w:sz="4" w:space="0" w:color="auto"/>
          </w:tcBorders>
          <w:hideMark/>
        </w:tcPr>
        <w:p w14:paraId="0998724C" w14:textId="77777777" w:rsidR="00514CD2" w:rsidRPr="004D461F" w:rsidRDefault="00514CD2" w:rsidP="00514CD2">
          <w:pPr>
            <w:spacing w:after="0" w:line="240" w:lineRule="auto"/>
            <w:ind w:firstLine="536"/>
            <w:jc w:val="center"/>
            <w:rPr>
              <w:rFonts w:ascii="Arial" w:hAnsi="Arial"/>
              <w:b/>
              <w:bCs/>
              <w:spacing w:val="4"/>
              <w:rtl/>
            </w:rPr>
          </w:pPr>
        </w:p>
        <w:p w14:paraId="3865850F" w14:textId="77777777" w:rsidR="00514CD2" w:rsidRPr="004D461F" w:rsidRDefault="00514CD2" w:rsidP="00514CD2">
          <w:pPr>
            <w:spacing w:after="0" w:line="240" w:lineRule="auto"/>
            <w:ind w:firstLine="536"/>
            <w:jc w:val="center"/>
            <w:rPr>
              <w:rFonts w:ascii="Times New Roman" w:eastAsia="Calibri" w:hAnsi="Times New Roman" w:cs="Times New Roman"/>
              <w:b/>
              <w:bCs/>
              <w:spacing w:val="4"/>
              <w:rtl/>
            </w:rPr>
          </w:pPr>
          <w:r w:rsidRPr="004D461F">
            <w:rPr>
              <w:rFonts w:ascii="Times New Roman" w:hAnsi="Times New Roman" w:cs="Times New Roman"/>
              <w:b/>
              <w:bCs/>
              <w:spacing w:val="4"/>
              <w:rtl/>
            </w:rPr>
            <w:t>المملكة العربيـة السـعودية</w:t>
          </w:r>
        </w:p>
        <w:p w14:paraId="29AE53D0" w14:textId="77777777" w:rsidR="00514CD2" w:rsidRPr="004D461F" w:rsidRDefault="00514CD2" w:rsidP="00514CD2">
          <w:pPr>
            <w:spacing w:after="0" w:line="240" w:lineRule="auto"/>
            <w:ind w:firstLine="536"/>
            <w:jc w:val="center"/>
            <w:rPr>
              <w:rFonts w:ascii="Times New Roman" w:hAnsi="Times New Roman" w:cs="Times New Roman"/>
              <w:b/>
              <w:bCs/>
              <w:spacing w:val="4"/>
            </w:rPr>
          </w:pPr>
          <w:r w:rsidRPr="004D461F">
            <w:rPr>
              <w:rFonts w:ascii="Times New Roman" w:hAnsi="Times New Roman" w:cs="Times New Roman"/>
              <w:b/>
              <w:bCs/>
              <w:spacing w:val="4"/>
              <w:rtl/>
            </w:rPr>
            <w:t>وزارة التعليم</w:t>
          </w:r>
        </w:p>
        <w:p w14:paraId="1FD2115B" w14:textId="77777777" w:rsidR="00514CD2" w:rsidRPr="004D461F" w:rsidRDefault="00514CD2" w:rsidP="00514CD2">
          <w:pPr>
            <w:spacing w:after="0" w:line="240" w:lineRule="auto"/>
            <w:ind w:firstLine="536"/>
            <w:jc w:val="center"/>
            <w:rPr>
              <w:rFonts w:ascii="Times New Roman" w:hAnsi="Times New Roman" w:cs="Times New Roman"/>
              <w:b/>
              <w:bCs/>
              <w:spacing w:val="4"/>
              <w:rtl/>
            </w:rPr>
          </w:pPr>
          <w:r w:rsidRPr="004D461F">
            <w:rPr>
              <w:rFonts w:ascii="Times New Roman" w:hAnsi="Times New Roman" w:cs="Times New Roman"/>
              <w:b/>
              <w:bCs/>
              <w:spacing w:val="4"/>
              <w:rtl/>
            </w:rPr>
            <w:t>الجامعة الإسلامية بالمدينة</w:t>
          </w:r>
        </w:p>
        <w:p w14:paraId="58F08BC6" w14:textId="77777777" w:rsidR="00514CD2" w:rsidRPr="004D461F" w:rsidRDefault="00514CD2" w:rsidP="00514CD2">
          <w:pPr>
            <w:spacing w:after="0" w:line="240" w:lineRule="auto"/>
            <w:ind w:firstLine="252"/>
            <w:jc w:val="center"/>
            <w:rPr>
              <w:rFonts w:ascii="Times New Roman" w:hAnsi="Times New Roman" w:cs="Times New Roman"/>
              <w:b/>
              <w:bCs/>
              <w:spacing w:val="4"/>
            </w:rPr>
          </w:pPr>
          <w:r w:rsidRPr="004D461F">
            <w:rPr>
              <w:rFonts w:ascii="Times New Roman" w:hAnsi="Times New Roman" w:cs="Times New Roman"/>
              <w:b/>
              <w:bCs/>
              <w:spacing w:val="4"/>
              <w:rtl/>
            </w:rPr>
            <w:t>كلية الحاسب الالي ونظم المعلومات</w:t>
          </w:r>
        </w:p>
        <w:p w14:paraId="1F2F2238" w14:textId="77777777" w:rsidR="00514CD2" w:rsidRPr="004D461F" w:rsidRDefault="00514CD2" w:rsidP="00514CD2">
          <w:pPr>
            <w:spacing w:after="0" w:line="240" w:lineRule="auto"/>
            <w:ind w:firstLine="536"/>
            <w:jc w:val="center"/>
            <w:rPr>
              <w:rFonts w:ascii="Traditional Arabic" w:eastAsia="Calibri" w:hAnsi="Traditional Arabic" w:cs="Traditional Arabic"/>
              <w:b/>
              <w:bCs/>
              <w:spacing w:val="4"/>
              <w:sz w:val="18"/>
              <w:szCs w:val="18"/>
            </w:rPr>
          </w:pPr>
        </w:p>
      </w:tc>
    </w:tr>
  </w:tbl>
  <w:p w14:paraId="2A6F2B4F" w14:textId="77777777" w:rsidR="00514CD2" w:rsidRDefault="00514C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D"/>
    <w:multiLevelType w:val="hybridMultilevel"/>
    <w:tmpl w:val="2AF0935A"/>
    <w:lvl w:ilvl="0" w:tplc="49C69E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70411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محمد  عالم الامين">
    <w15:presenceInfo w15:providerId="AD" w15:userId="S::411034763@stu.iu.edu.sa::de32f612-7278-444f-9025-a86a7df44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31"/>
    <w:rsid w:val="00035C3D"/>
    <w:rsid w:val="00076156"/>
    <w:rsid w:val="000A7AAA"/>
    <w:rsid w:val="001460AC"/>
    <w:rsid w:val="002860E0"/>
    <w:rsid w:val="002F57F3"/>
    <w:rsid w:val="00310EBC"/>
    <w:rsid w:val="0033172D"/>
    <w:rsid w:val="00347203"/>
    <w:rsid w:val="003666AE"/>
    <w:rsid w:val="004C55C7"/>
    <w:rsid w:val="00504A9E"/>
    <w:rsid w:val="00514CD2"/>
    <w:rsid w:val="005D5821"/>
    <w:rsid w:val="00630331"/>
    <w:rsid w:val="006F78EC"/>
    <w:rsid w:val="00753BFA"/>
    <w:rsid w:val="007F0423"/>
    <w:rsid w:val="00834EEE"/>
    <w:rsid w:val="00843961"/>
    <w:rsid w:val="00853A41"/>
    <w:rsid w:val="009729D4"/>
    <w:rsid w:val="00976006"/>
    <w:rsid w:val="00A27512"/>
    <w:rsid w:val="00AC17A2"/>
    <w:rsid w:val="00B02CE3"/>
    <w:rsid w:val="00B63D66"/>
    <w:rsid w:val="00B84E94"/>
    <w:rsid w:val="00B90572"/>
    <w:rsid w:val="00C74900"/>
    <w:rsid w:val="00C8464F"/>
    <w:rsid w:val="00CF5F9B"/>
    <w:rsid w:val="00D24818"/>
    <w:rsid w:val="00DC7D7E"/>
    <w:rsid w:val="00E27661"/>
    <w:rsid w:val="00E57294"/>
    <w:rsid w:val="00EB482F"/>
    <w:rsid w:val="00ED5DDC"/>
    <w:rsid w:val="00ED6E96"/>
    <w:rsid w:val="00EE0A46"/>
    <w:rsid w:val="00F260CD"/>
    <w:rsid w:val="00F4257C"/>
    <w:rsid w:val="00F5653B"/>
    <w:rsid w:val="00FD7DED"/>
    <w:rsid w:val="00FF3D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DFA94"/>
  <w15:chartTrackingRefBased/>
  <w15:docId w15:val="{9798C465-4594-47B9-904C-6E31F33B7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3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3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3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3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3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3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3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3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3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3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3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3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3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3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3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3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3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331"/>
    <w:rPr>
      <w:rFonts w:eastAsiaTheme="majorEastAsia" w:cstheme="majorBidi"/>
      <w:color w:val="272727" w:themeColor="text1" w:themeTint="D8"/>
    </w:rPr>
  </w:style>
  <w:style w:type="paragraph" w:styleId="Title">
    <w:name w:val="Title"/>
    <w:basedOn w:val="Normal"/>
    <w:next w:val="Normal"/>
    <w:link w:val="TitleChar"/>
    <w:uiPriority w:val="10"/>
    <w:qFormat/>
    <w:rsid w:val="00853A41"/>
    <w:pPr>
      <w:spacing w:after="80" w:line="240" w:lineRule="auto"/>
      <w:contextualSpacing/>
    </w:pPr>
    <w:rPr>
      <w:rFonts w:asciiTheme="majorBidi" w:eastAsiaTheme="majorEastAsia" w:hAnsiTheme="majorBidi" w:cstheme="majorBidi"/>
      <w:spacing w:val="-10"/>
      <w:kern w:val="28"/>
      <w:sz w:val="56"/>
      <w:szCs w:val="56"/>
    </w:rPr>
  </w:style>
  <w:style w:type="character" w:customStyle="1" w:styleId="TitleChar">
    <w:name w:val="Title Char"/>
    <w:basedOn w:val="DefaultParagraphFont"/>
    <w:link w:val="Title"/>
    <w:uiPriority w:val="10"/>
    <w:rsid w:val="00853A41"/>
    <w:rPr>
      <w:rFonts w:asciiTheme="majorBidi" w:eastAsiaTheme="majorEastAsia" w:hAnsiTheme="majorBidi" w:cstheme="majorBidi"/>
      <w:spacing w:val="-10"/>
      <w:kern w:val="28"/>
      <w:sz w:val="56"/>
      <w:szCs w:val="56"/>
    </w:rPr>
  </w:style>
  <w:style w:type="paragraph" w:styleId="Subtitle">
    <w:name w:val="Subtitle"/>
    <w:basedOn w:val="Normal"/>
    <w:next w:val="Normal"/>
    <w:link w:val="SubtitleChar"/>
    <w:uiPriority w:val="11"/>
    <w:qFormat/>
    <w:rsid w:val="006303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3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331"/>
    <w:pPr>
      <w:spacing w:before="160"/>
      <w:jc w:val="center"/>
    </w:pPr>
    <w:rPr>
      <w:i/>
      <w:iCs/>
      <w:color w:val="404040" w:themeColor="text1" w:themeTint="BF"/>
    </w:rPr>
  </w:style>
  <w:style w:type="character" w:customStyle="1" w:styleId="QuoteChar">
    <w:name w:val="Quote Char"/>
    <w:basedOn w:val="DefaultParagraphFont"/>
    <w:link w:val="Quote"/>
    <w:uiPriority w:val="29"/>
    <w:rsid w:val="00630331"/>
    <w:rPr>
      <w:i/>
      <w:iCs/>
      <w:color w:val="404040" w:themeColor="text1" w:themeTint="BF"/>
    </w:rPr>
  </w:style>
  <w:style w:type="paragraph" w:styleId="ListParagraph">
    <w:name w:val="List Paragraph"/>
    <w:basedOn w:val="Normal"/>
    <w:uiPriority w:val="34"/>
    <w:qFormat/>
    <w:rsid w:val="00630331"/>
    <w:pPr>
      <w:ind w:left="720"/>
      <w:contextualSpacing/>
    </w:pPr>
  </w:style>
  <w:style w:type="character" w:styleId="IntenseEmphasis">
    <w:name w:val="Intense Emphasis"/>
    <w:basedOn w:val="DefaultParagraphFont"/>
    <w:uiPriority w:val="21"/>
    <w:qFormat/>
    <w:rsid w:val="00630331"/>
    <w:rPr>
      <w:i/>
      <w:iCs/>
      <w:color w:val="0F4761" w:themeColor="accent1" w:themeShade="BF"/>
    </w:rPr>
  </w:style>
  <w:style w:type="paragraph" w:styleId="IntenseQuote">
    <w:name w:val="Intense Quote"/>
    <w:basedOn w:val="Normal"/>
    <w:next w:val="Normal"/>
    <w:link w:val="IntenseQuoteChar"/>
    <w:uiPriority w:val="30"/>
    <w:qFormat/>
    <w:rsid w:val="006303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331"/>
    <w:rPr>
      <w:i/>
      <w:iCs/>
      <w:color w:val="0F4761" w:themeColor="accent1" w:themeShade="BF"/>
    </w:rPr>
  </w:style>
  <w:style w:type="character" w:styleId="IntenseReference">
    <w:name w:val="Intense Reference"/>
    <w:basedOn w:val="DefaultParagraphFont"/>
    <w:uiPriority w:val="32"/>
    <w:qFormat/>
    <w:rsid w:val="00630331"/>
    <w:rPr>
      <w:b/>
      <w:bCs/>
      <w:smallCaps/>
      <w:color w:val="0F4761" w:themeColor="accent1" w:themeShade="BF"/>
      <w:spacing w:val="5"/>
    </w:rPr>
  </w:style>
  <w:style w:type="paragraph" w:styleId="Header">
    <w:name w:val="header"/>
    <w:basedOn w:val="Normal"/>
    <w:link w:val="HeaderChar"/>
    <w:uiPriority w:val="99"/>
    <w:unhideWhenUsed/>
    <w:rsid w:val="00630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331"/>
  </w:style>
  <w:style w:type="paragraph" w:styleId="Footer">
    <w:name w:val="footer"/>
    <w:basedOn w:val="Normal"/>
    <w:link w:val="FooterChar"/>
    <w:uiPriority w:val="99"/>
    <w:unhideWhenUsed/>
    <w:rsid w:val="00630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331"/>
  </w:style>
  <w:style w:type="paragraph" w:styleId="TOCHeading">
    <w:name w:val="TOC Heading"/>
    <w:basedOn w:val="Heading1"/>
    <w:next w:val="Normal"/>
    <w:uiPriority w:val="39"/>
    <w:unhideWhenUsed/>
    <w:qFormat/>
    <w:rsid w:val="009729D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729D4"/>
    <w:pPr>
      <w:spacing w:after="100"/>
    </w:pPr>
  </w:style>
  <w:style w:type="paragraph" w:styleId="TOC2">
    <w:name w:val="toc 2"/>
    <w:basedOn w:val="Normal"/>
    <w:next w:val="Normal"/>
    <w:autoRedefine/>
    <w:uiPriority w:val="39"/>
    <w:unhideWhenUsed/>
    <w:rsid w:val="009729D4"/>
    <w:pPr>
      <w:spacing w:after="100"/>
      <w:ind w:left="240"/>
    </w:pPr>
  </w:style>
  <w:style w:type="paragraph" w:styleId="TOC3">
    <w:name w:val="toc 3"/>
    <w:basedOn w:val="Normal"/>
    <w:next w:val="Normal"/>
    <w:autoRedefine/>
    <w:uiPriority w:val="39"/>
    <w:unhideWhenUsed/>
    <w:rsid w:val="009729D4"/>
    <w:pPr>
      <w:spacing w:after="100"/>
      <w:ind w:left="480"/>
    </w:pPr>
  </w:style>
  <w:style w:type="character" w:styleId="Hyperlink">
    <w:name w:val="Hyperlink"/>
    <w:basedOn w:val="DefaultParagraphFont"/>
    <w:uiPriority w:val="99"/>
    <w:unhideWhenUsed/>
    <w:rsid w:val="009729D4"/>
    <w:rPr>
      <w:color w:val="467886" w:themeColor="hyperlink"/>
      <w:u w:val="single"/>
    </w:rPr>
  </w:style>
  <w:style w:type="character" w:styleId="PlaceholderText">
    <w:name w:val="Placeholder Text"/>
    <w:basedOn w:val="DefaultParagraphFont"/>
    <w:uiPriority w:val="99"/>
    <w:semiHidden/>
    <w:rsid w:val="00B84E94"/>
    <w:rPr>
      <w:color w:val="666666"/>
    </w:rPr>
  </w:style>
  <w:style w:type="table" w:styleId="TableGrid">
    <w:name w:val="Table Grid"/>
    <w:basedOn w:val="TableNormal"/>
    <w:uiPriority w:val="39"/>
    <w:rsid w:val="00146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B482F"/>
  </w:style>
  <w:style w:type="paragraph" w:styleId="NormalWeb">
    <w:name w:val="Normal (Web)"/>
    <w:basedOn w:val="Normal"/>
    <w:uiPriority w:val="99"/>
    <w:semiHidden/>
    <w:unhideWhenUsed/>
    <w:rsid w:val="00F260CD"/>
    <w:rPr>
      <w:rFonts w:ascii="Times New Roman" w:hAnsi="Times New Roman" w:cs="Times New Roman"/>
    </w:rPr>
  </w:style>
  <w:style w:type="paragraph" w:styleId="NoSpacing">
    <w:name w:val="No Spacing"/>
    <w:link w:val="NoSpacingChar"/>
    <w:uiPriority w:val="1"/>
    <w:qFormat/>
    <w:rsid w:val="00AC17A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C17A2"/>
    <w:rPr>
      <w:rFonts w:eastAsiaTheme="minorEastAsia"/>
      <w:kern w:val="0"/>
      <w:sz w:val="22"/>
      <w:szCs w:val="22"/>
      <w14:ligatures w14:val="none"/>
    </w:rPr>
  </w:style>
  <w:style w:type="paragraph" w:styleId="Revision">
    <w:name w:val="Revision"/>
    <w:hidden/>
    <w:uiPriority w:val="99"/>
    <w:semiHidden/>
    <w:rsid w:val="00753B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033">
      <w:bodyDiv w:val="1"/>
      <w:marLeft w:val="0"/>
      <w:marRight w:val="0"/>
      <w:marTop w:val="0"/>
      <w:marBottom w:val="0"/>
      <w:divBdr>
        <w:top w:val="none" w:sz="0" w:space="0" w:color="auto"/>
        <w:left w:val="none" w:sz="0" w:space="0" w:color="auto"/>
        <w:bottom w:val="none" w:sz="0" w:space="0" w:color="auto"/>
        <w:right w:val="none" w:sz="0" w:space="0" w:color="auto"/>
      </w:divBdr>
    </w:div>
    <w:div w:id="40056568">
      <w:bodyDiv w:val="1"/>
      <w:marLeft w:val="0"/>
      <w:marRight w:val="0"/>
      <w:marTop w:val="0"/>
      <w:marBottom w:val="0"/>
      <w:divBdr>
        <w:top w:val="none" w:sz="0" w:space="0" w:color="auto"/>
        <w:left w:val="none" w:sz="0" w:space="0" w:color="auto"/>
        <w:bottom w:val="none" w:sz="0" w:space="0" w:color="auto"/>
        <w:right w:val="none" w:sz="0" w:space="0" w:color="auto"/>
      </w:divBdr>
    </w:div>
    <w:div w:id="40979508">
      <w:bodyDiv w:val="1"/>
      <w:marLeft w:val="0"/>
      <w:marRight w:val="0"/>
      <w:marTop w:val="0"/>
      <w:marBottom w:val="0"/>
      <w:divBdr>
        <w:top w:val="none" w:sz="0" w:space="0" w:color="auto"/>
        <w:left w:val="none" w:sz="0" w:space="0" w:color="auto"/>
        <w:bottom w:val="none" w:sz="0" w:space="0" w:color="auto"/>
        <w:right w:val="none" w:sz="0" w:space="0" w:color="auto"/>
      </w:divBdr>
    </w:div>
    <w:div w:id="60452010">
      <w:bodyDiv w:val="1"/>
      <w:marLeft w:val="0"/>
      <w:marRight w:val="0"/>
      <w:marTop w:val="0"/>
      <w:marBottom w:val="0"/>
      <w:divBdr>
        <w:top w:val="none" w:sz="0" w:space="0" w:color="auto"/>
        <w:left w:val="none" w:sz="0" w:space="0" w:color="auto"/>
        <w:bottom w:val="none" w:sz="0" w:space="0" w:color="auto"/>
        <w:right w:val="none" w:sz="0" w:space="0" w:color="auto"/>
      </w:divBdr>
    </w:div>
    <w:div w:id="165635564">
      <w:bodyDiv w:val="1"/>
      <w:marLeft w:val="0"/>
      <w:marRight w:val="0"/>
      <w:marTop w:val="0"/>
      <w:marBottom w:val="0"/>
      <w:divBdr>
        <w:top w:val="none" w:sz="0" w:space="0" w:color="auto"/>
        <w:left w:val="none" w:sz="0" w:space="0" w:color="auto"/>
        <w:bottom w:val="none" w:sz="0" w:space="0" w:color="auto"/>
        <w:right w:val="none" w:sz="0" w:space="0" w:color="auto"/>
      </w:divBdr>
    </w:div>
    <w:div w:id="212816324">
      <w:bodyDiv w:val="1"/>
      <w:marLeft w:val="0"/>
      <w:marRight w:val="0"/>
      <w:marTop w:val="0"/>
      <w:marBottom w:val="0"/>
      <w:divBdr>
        <w:top w:val="none" w:sz="0" w:space="0" w:color="auto"/>
        <w:left w:val="none" w:sz="0" w:space="0" w:color="auto"/>
        <w:bottom w:val="none" w:sz="0" w:space="0" w:color="auto"/>
        <w:right w:val="none" w:sz="0" w:space="0" w:color="auto"/>
      </w:divBdr>
    </w:div>
    <w:div w:id="227762246">
      <w:bodyDiv w:val="1"/>
      <w:marLeft w:val="0"/>
      <w:marRight w:val="0"/>
      <w:marTop w:val="0"/>
      <w:marBottom w:val="0"/>
      <w:divBdr>
        <w:top w:val="none" w:sz="0" w:space="0" w:color="auto"/>
        <w:left w:val="none" w:sz="0" w:space="0" w:color="auto"/>
        <w:bottom w:val="none" w:sz="0" w:space="0" w:color="auto"/>
        <w:right w:val="none" w:sz="0" w:space="0" w:color="auto"/>
      </w:divBdr>
    </w:div>
    <w:div w:id="249973749">
      <w:bodyDiv w:val="1"/>
      <w:marLeft w:val="0"/>
      <w:marRight w:val="0"/>
      <w:marTop w:val="0"/>
      <w:marBottom w:val="0"/>
      <w:divBdr>
        <w:top w:val="none" w:sz="0" w:space="0" w:color="auto"/>
        <w:left w:val="none" w:sz="0" w:space="0" w:color="auto"/>
        <w:bottom w:val="none" w:sz="0" w:space="0" w:color="auto"/>
        <w:right w:val="none" w:sz="0" w:space="0" w:color="auto"/>
      </w:divBdr>
    </w:div>
    <w:div w:id="259459070">
      <w:bodyDiv w:val="1"/>
      <w:marLeft w:val="0"/>
      <w:marRight w:val="0"/>
      <w:marTop w:val="0"/>
      <w:marBottom w:val="0"/>
      <w:divBdr>
        <w:top w:val="none" w:sz="0" w:space="0" w:color="auto"/>
        <w:left w:val="none" w:sz="0" w:space="0" w:color="auto"/>
        <w:bottom w:val="none" w:sz="0" w:space="0" w:color="auto"/>
        <w:right w:val="none" w:sz="0" w:space="0" w:color="auto"/>
      </w:divBdr>
    </w:div>
    <w:div w:id="273178694">
      <w:bodyDiv w:val="1"/>
      <w:marLeft w:val="0"/>
      <w:marRight w:val="0"/>
      <w:marTop w:val="0"/>
      <w:marBottom w:val="0"/>
      <w:divBdr>
        <w:top w:val="none" w:sz="0" w:space="0" w:color="auto"/>
        <w:left w:val="none" w:sz="0" w:space="0" w:color="auto"/>
        <w:bottom w:val="none" w:sz="0" w:space="0" w:color="auto"/>
        <w:right w:val="none" w:sz="0" w:space="0" w:color="auto"/>
      </w:divBdr>
    </w:div>
    <w:div w:id="283120709">
      <w:bodyDiv w:val="1"/>
      <w:marLeft w:val="0"/>
      <w:marRight w:val="0"/>
      <w:marTop w:val="0"/>
      <w:marBottom w:val="0"/>
      <w:divBdr>
        <w:top w:val="none" w:sz="0" w:space="0" w:color="auto"/>
        <w:left w:val="none" w:sz="0" w:space="0" w:color="auto"/>
        <w:bottom w:val="none" w:sz="0" w:space="0" w:color="auto"/>
        <w:right w:val="none" w:sz="0" w:space="0" w:color="auto"/>
      </w:divBdr>
    </w:div>
    <w:div w:id="293633566">
      <w:bodyDiv w:val="1"/>
      <w:marLeft w:val="0"/>
      <w:marRight w:val="0"/>
      <w:marTop w:val="0"/>
      <w:marBottom w:val="0"/>
      <w:divBdr>
        <w:top w:val="none" w:sz="0" w:space="0" w:color="auto"/>
        <w:left w:val="none" w:sz="0" w:space="0" w:color="auto"/>
        <w:bottom w:val="none" w:sz="0" w:space="0" w:color="auto"/>
        <w:right w:val="none" w:sz="0" w:space="0" w:color="auto"/>
      </w:divBdr>
    </w:div>
    <w:div w:id="295140085">
      <w:bodyDiv w:val="1"/>
      <w:marLeft w:val="0"/>
      <w:marRight w:val="0"/>
      <w:marTop w:val="0"/>
      <w:marBottom w:val="0"/>
      <w:divBdr>
        <w:top w:val="none" w:sz="0" w:space="0" w:color="auto"/>
        <w:left w:val="none" w:sz="0" w:space="0" w:color="auto"/>
        <w:bottom w:val="none" w:sz="0" w:space="0" w:color="auto"/>
        <w:right w:val="none" w:sz="0" w:space="0" w:color="auto"/>
      </w:divBdr>
    </w:div>
    <w:div w:id="404305547">
      <w:bodyDiv w:val="1"/>
      <w:marLeft w:val="0"/>
      <w:marRight w:val="0"/>
      <w:marTop w:val="0"/>
      <w:marBottom w:val="0"/>
      <w:divBdr>
        <w:top w:val="none" w:sz="0" w:space="0" w:color="auto"/>
        <w:left w:val="none" w:sz="0" w:space="0" w:color="auto"/>
        <w:bottom w:val="none" w:sz="0" w:space="0" w:color="auto"/>
        <w:right w:val="none" w:sz="0" w:space="0" w:color="auto"/>
      </w:divBdr>
    </w:div>
    <w:div w:id="431779111">
      <w:bodyDiv w:val="1"/>
      <w:marLeft w:val="0"/>
      <w:marRight w:val="0"/>
      <w:marTop w:val="0"/>
      <w:marBottom w:val="0"/>
      <w:divBdr>
        <w:top w:val="none" w:sz="0" w:space="0" w:color="auto"/>
        <w:left w:val="none" w:sz="0" w:space="0" w:color="auto"/>
        <w:bottom w:val="none" w:sz="0" w:space="0" w:color="auto"/>
        <w:right w:val="none" w:sz="0" w:space="0" w:color="auto"/>
      </w:divBdr>
    </w:div>
    <w:div w:id="451169446">
      <w:bodyDiv w:val="1"/>
      <w:marLeft w:val="0"/>
      <w:marRight w:val="0"/>
      <w:marTop w:val="0"/>
      <w:marBottom w:val="0"/>
      <w:divBdr>
        <w:top w:val="none" w:sz="0" w:space="0" w:color="auto"/>
        <w:left w:val="none" w:sz="0" w:space="0" w:color="auto"/>
        <w:bottom w:val="none" w:sz="0" w:space="0" w:color="auto"/>
        <w:right w:val="none" w:sz="0" w:space="0" w:color="auto"/>
      </w:divBdr>
    </w:div>
    <w:div w:id="475147317">
      <w:bodyDiv w:val="1"/>
      <w:marLeft w:val="0"/>
      <w:marRight w:val="0"/>
      <w:marTop w:val="0"/>
      <w:marBottom w:val="0"/>
      <w:divBdr>
        <w:top w:val="none" w:sz="0" w:space="0" w:color="auto"/>
        <w:left w:val="none" w:sz="0" w:space="0" w:color="auto"/>
        <w:bottom w:val="none" w:sz="0" w:space="0" w:color="auto"/>
        <w:right w:val="none" w:sz="0" w:space="0" w:color="auto"/>
      </w:divBdr>
    </w:div>
    <w:div w:id="475149285">
      <w:bodyDiv w:val="1"/>
      <w:marLeft w:val="0"/>
      <w:marRight w:val="0"/>
      <w:marTop w:val="0"/>
      <w:marBottom w:val="0"/>
      <w:divBdr>
        <w:top w:val="none" w:sz="0" w:space="0" w:color="auto"/>
        <w:left w:val="none" w:sz="0" w:space="0" w:color="auto"/>
        <w:bottom w:val="none" w:sz="0" w:space="0" w:color="auto"/>
        <w:right w:val="none" w:sz="0" w:space="0" w:color="auto"/>
      </w:divBdr>
    </w:div>
    <w:div w:id="478158268">
      <w:bodyDiv w:val="1"/>
      <w:marLeft w:val="0"/>
      <w:marRight w:val="0"/>
      <w:marTop w:val="0"/>
      <w:marBottom w:val="0"/>
      <w:divBdr>
        <w:top w:val="none" w:sz="0" w:space="0" w:color="auto"/>
        <w:left w:val="none" w:sz="0" w:space="0" w:color="auto"/>
        <w:bottom w:val="none" w:sz="0" w:space="0" w:color="auto"/>
        <w:right w:val="none" w:sz="0" w:space="0" w:color="auto"/>
      </w:divBdr>
    </w:div>
    <w:div w:id="504630971">
      <w:bodyDiv w:val="1"/>
      <w:marLeft w:val="0"/>
      <w:marRight w:val="0"/>
      <w:marTop w:val="0"/>
      <w:marBottom w:val="0"/>
      <w:divBdr>
        <w:top w:val="none" w:sz="0" w:space="0" w:color="auto"/>
        <w:left w:val="none" w:sz="0" w:space="0" w:color="auto"/>
        <w:bottom w:val="none" w:sz="0" w:space="0" w:color="auto"/>
        <w:right w:val="none" w:sz="0" w:space="0" w:color="auto"/>
      </w:divBdr>
    </w:div>
    <w:div w:id="508368568">
      <w:bodyDiv w:val="1"/>
      <w:marLeft w:val="0"/>
      <w:marRight w:val="0"/>
      <w:marTop w:val="0"/>
      <w:marBottom w:val="0"/>
      <w:divBdr>
        <w:top w:val="none" w:sz="0" w:space="0" w:color="auto"/>
        <w:left w:val="none" w:sz="0" w:space="0" w:color="auto"/>
        <w:bottom w:val="none" w:sz="0" w:space="0" w:color="auto"/>
        <w:right w:val="none" w:sz="0" w:space="0" w:color="auto"/>
      </w:divBdr>
    </w:div>
    <w:div w:id="513418669">
      <w:bodyDiv w:val="1"/>
      <w:marLeft w:val="0"/>
      <w:marRight w:val="0"/>
      <w:marTop w:val="0"/>
      <w:marBottom w:val="0"/>
      <w:divBdr>
        <w:top w:val="none" w:sz="0" w:space="0" w:color="auto"/>
        <w:left w:val="none" w:sz="0" w:space="0" w:color="auto"/>
        <w:bottom w:val="none" w:sz="0" w:space="0" w:color="auto"/>
        <w:right w:val="none" w:sz="0" w:space="0" w:color="auto"/>
      </w:divBdr>
    </w:div>
    <w:div w:id="546063032">
      <w:bodyDiv w:val="1"/>
      <w:marLeft w:val="0"/>
      <w:marRight w:val="0"/>
      <w:marTop w:val="0"/>
      <w:marBottom w:val="0"/>
      <w:divBdr>
        <w:top w:val="none" w:sz="0" w:space="0" w:color="auto"/>
        <w:left w:val="none" w:sz="0" w:space="0" w:color="auto"/>
        <w:bottom w:val="none" w:sz="0" w:space="0" w:color="auto"/>
        <w:right w:val="none" w:sz="0" w:space="0" w:color="auto"/>
      </w:divBdr>
    </w:div>
    <w:div w:id="558515071">
      <w:bodyDiv w:val="1"/>
      <w:marLeft w:val="0"/>
      <w:marRight w:val="0"/>
      <w:marTop w:val="0"/>
      <w:marBottom w:val="0"/>
      <w:divBdr>
        <w:top w:val="none" w:sz="0" w:space="0" w:color="auto"/>
        <w:left w:val="none" w:sz="0" w:space="0" w:color="auto"/>
        <w:bottom w:val="none" w:sz="0" w:space="0" w:color="auto"/>
        <w:right w:val="none" w:sz="0" w:space="0" w:color="auto"/>
      </w:divBdr>
    </w:div>
    <w:div w:id="561331290">
      <w:bodyDiv w:val="1"/>
      <w:marLeft w:val="0"/>
      <w:marRight w:val="0"/>
      <w:marTop w:val="0"/>
      <w:marBottom w:val="0"/>
      <w:divBdr>
        <w:top w:val="none" w:sz="0" w:space="0" w:color="auto"/>
        <w:left w:val="none" w:sz="0" w:space="0" w:color="auto"/>
        <w:bottom w:val="none" w:sz="0" w:space="0" w:color="auto"/>
        <w:right w:val="none" w:sz="0" w:space="0" w:color="auto"/>
      </w:divBdr>
    </w:div>
    <w:div w:id="578559899">
      <w:bodyDiv w:val="1"/>
      <w:marLeft w:val="0"/>
      <w:marRight w:val="0"/>
      <w:marTop w:val="0"/>
      <w:marBottom w:val="0"/>
      <w:divBdr>
        <w:top w:val="none" w:sz="0" w:space="0" w:color="auto"/>
        <w:left w:val="none" w:sz="0" w:space="0" w:color="auto"/>
        <w:bottom w:val="none" w:sz="0" w:space="0" w:color="auto"/>
        <w:right w:val="none" w:sz="0" w:space="0" w:color="auto"/>
      </w:divBdr>
    </w:div>
    <w:div w:id="627779471">
      <w:bodyDiv w:val="1"/>
      <w:marLeft w:val="0"/>
      <w:marRight w:val="0"/>
      <w:marTop w:val="0"/>
      <w:marBottom w:val="0"/>
      <w:divBdr>
        <w:top w:val="none" w:sz="0" w:space="0" w:color="auto"/>
        <w:left w:val="none" w:sz="0" w:space="0" w:color="auto"/>
        <w:bottom w:val="none" w:sz="0" w:space="0" w:color="auto"/>
        <w:right w:val="none" w:sz="0" w:space="0" w:color="auto"/>
      </w:divBdr>
    </w:div>
    <w:div w:id="665861092">
      <w:bodyDiv w:val="1"/>
      <w:marLeft w:val="0"/>
      <w:marRight w:val="0"/>
      <w:marTop w:val="0"/>
      <w:marBottom w:val="0"/>
      <w:divBdr>
        <w:top w:val="none" w:sz="0" w:space="0" w:color="auto"/>
        <w:left w:val="none" w:sz="0" w:space="0" w:color="auto"/>
        <w:bottom w:val="none" w:sz="0" w:space="0" w:color="auto"/>
        <w:right w:val="none" w:sz="0" w:space="0" w:color="auto"/>
      </w:divBdr>
    </w:div>
    <w:div w:id="666401624">
      <w:bodyDiv w:val="1"/>
      <w:marLeft w:val="0"/>
      <w:marRight w:val="0"/>
      <w:marTop w:val="0"/>
      <w:marBottom w:val="0"/>
      <w:divBdr>
        <w:top w:val="none" w:sz="0" w:space="0" w:color="auto"/>
        <w:left w:val="none" w:sz="0" w:space="0" w:color="auto"/>
        <w:bottom w:val="none" w:sz="0" w:space="0" w:color="auto"/>
        <w:right w:val="none" w:sz="0" w:space="0" w:color="auto"/>
      </w:divBdr>
    </w:div>
    <w:div w:id="675308480">
      <w:bodyDiv w:val="1"/>
      <w:marLeft w:val="0"/>
      <w:marRight w:val="0"/>
      <w:marTop w:val="0"/>
      <w:marBottom w:val="0"/>
      <w:divBdr>
        <w:top w:val="none" w:sz="0" w:space="0" w:color="auto"/>
        <w:left w:val="none" w:sz="0" w:space="0" w:color="auto"/>
        <w:bottom w:val="none" w:sz="0" w:space="0" w:color="auto"/>
        <w:right w:val="none" w:sz="0" w:space="0" w:color="auto"/>
      </w:divBdr>
    </w:div>
    <w:div w:id="692146065">
      <w:bodyDiv w:val="1"/>
      <w:marLeft w:val="0"/>
      <w:marRight w:val="0"/>
      <w:marTop w:val="0"/>
      <w:marBottom w:val="0"/>
      <w:divBdr>
        <w:top w:val="none" w:sz="0" w:space="0" w:color="auto"/>
        <w:left w:val="none" w:sz="0" w:space="0" w:color="auto"/>
        <w:bottom w:val="none" w:sz="0" w:space="0" w:color="auto"/>
        <w:right w:val="none" w:sz="0" w:space="0" w:color="auto"/>
      </w:divBdr>
    </w:div>
    <w:div w:id="700713270">
      <w:bodyDiv w:val="1"/>
      <w:marLeft w:val="0"/>
      <w:marRight w:val="0"/>
      <w:marTop w:val="0"/>
      <w:marBottom w:val="0"/>
      <w:divBdr>
        <w:top w:val="none" w:sz="0" w:space="0" w:color="auto"/>
        <w:left w:val="none" w:sz="0" w:space="0" w:color="auto"/>
        <w:bottom w:val="none" w:sz="0" w:space="0" w:color="auto"/>
        <w:right w:val="none" w:sz="0" w:space="0" w:color="auto"/>
      </w:divBdr>
    </w:div>
    <w:div w:id="781191132">
      <w:bodyDiv w:val="1"/>
      <w:marLeft w:val="0"/>
      <w:marRight w:val="0"/>
      <w:marTop w:val="0"/>
      <w:marBottom w:val="0"/>
      <w:divBdr>
        <w:top w:val="none" w:sz="0" w:space="0" w:color="auto"/>
        <w:left w:val="none" w:sz="0" w:space="0" w:color="auto"/>
        <w:bottom w:val="none" w:sz="0" w:space="0" w:color="auto"/>
        <w:right w:val="none" w:sz="0" w:space="0" w:color="auto"/>
      </w:divBdr>
    </w:div>
    <w:div w:id="823205901">
      <w:bodyDiv w:val="1"/>
      <w:marLeft w:val="0"/>
      <w:marRight w:val="0"/>
      <w:marTop w:val="0"/>
      <w:marBottom w:val="0"/>
      <w:divBdr>
        <w:top w:val="none" w:sz="0" w:space="0" w:color="auto"/>
        <w:left w:val="none" w:sz="0" w:space="0" w:color="auto"/>
        <w:bottom w:val="none" w:sz="0" w:space="0" w:color="auto"/>
        <w:right w:val="none" w:sz="0" w:space="0" w:color="auto"/>
      </w:divBdr>
    </w:div>
    <w:div w:id="847526251">
      <w:bodyDiv w:val="1"/>
      <w:marLeft w:val="0"/>
      <w:marRight w:val="0"/>
      <w:marTop w:val="0"/>
      <w:marBottom w:val="0"/>
      <w:divBdr>
        <w:top w:val="none" w:sz="0" w:space="0" w:color="auto"/>
        <w:left w:val="none" w:sz="0" w:space="0" w:color="auto"/>
        <w:bottom w:val="none" w:sz="0" w:space="0" w:color="auto"/>
        <w:right w:val="none" w:sz="0" w:space="0" w:color="auto"/>
      </w:divBdr>
    </w:div>
    <w:div w:id="848907196">
      <w:bodyDiv w:val="1"/>
      <w:marLeft w:val="0"/>
      <w:marRight w:val="0"/>
      <w:marTop w:val="0"/>
      <w:marBottom w:val="0"/>
      <w:divBdr>
        <w:top w:val="none" w:sz="0" w:space="0" w:color="auto"/>
        <w:left w:val="none" w:sz="0" w:space="0" w:color="auto"/>
        <w:bottom w:val="none" w:sz="0" w:space="0" w:color="auto"/>
        <w:right w:val="none" w:sz="0" w:space="0" w:color="auto"/>
      </w:divBdr>
    </w:div>
    <w:div w:id="866531344">
      <w:bodyDiv w:val="1"/>
      <w:marLeft w:val="0"/>
      <w:marRight w:val="0"/>
      <w:marTop w:val="0"/>
      <w:marBottom w:val="0"/>
      <w:divBdr>
        <w:top w:val="none" w:sz="0" w:space="0" w:color="auto"/>
        <w:left w:val="none" w:sz="0" w:space="0" w:color="auto"/>
        <w:bottom w:val="none" w:sz="0" w:space="0" w:color="auto"/>
        <w:right w:val="none" w:sz="0" w:space="0" w:color="auto"/>
      </w:divBdr>
    </w:div>
    <w:div w:id="883255031">
      <w:bodyDiv w:val="1"/>
      <w:marLeft w:val="0"/>
      <w:marRight w:val="0"/>
      <w:marTop w:val="0"/>
      <w:marBottom w:val="0"/>
      <w:divBdr>
        <w:top w:val="none" w:sz="0" w:space="0" w:color="auto"/>
        <w:left w:val="none" w:sz="0" w:space="0" w:color="auto"/>
        <w:bottom w:val="none" w:sz="0" w:space="0" w:color="auto"/>
        <w:right w:val="none" w:sz="0" w:space="0" w:color="auto"/>
      </w:divBdr>
    </w:div>
    <w:div w:id="896546237">
      <w:bodyDiv w:val="1"/>
      <w:marLeft w:val="0"/>
      <w:marRight w:val="0"/>
      <w:marTop w:val="0"/>
      <w:marBottom w:val="0"/>
      <w:divBdr>
        <w:top w:val="none" w:sz="0" w:space="0" w:color="auto"/>
        <w:left w:val="none" w:sz="0" w:space="0" w:color="auto"/>
        <w:bottom w:val="none" w:sz="0" w:space="0" w:color="auto"/>
        <w:right w:val="none" w:sz="0" w:space="0" w:color="auto"/>
      </w:divBdr>
    </w:div>
    <w:div w:id="936523025">
      <w:bodyDiv w:val="1"/>
      <w:marLeft w:val="0"/>
      <w:marRight w:val="0"/>
      <w:marTop w:val="0"/>
      <w:marBottom w:val="0"/>
      <w:divBdr>
        <w:top w:val="none" w:sz="0" w:space="0" w:color="auto"/>
        <w:left w:val="none" w:sz="0" w:space="0" w:color="auto"/>
        <w:bottom w:val="none" w:sz="0" w:space="0" w:color="auto"/>
        <w:right w:val="none" w:sz="0" w:space="0" w:color="auto"/>
      </w:divBdr>
    </w:div>
    <w:div w:id="948245188">
      <w:bodyDiv w:val="1"/>
      <w:marLeft w:val="0"/>
      <w:marRight w:val="0"/>
      <w:marTop w:val="0"/>
      <w:marBottom w:val="0"/>
      <w:divBdr>
        <w:top w:val="none" w:sz="0" w:space="0" w:color="auto"/>
        <w:left w:val="none" w:sz="0" w:space="0" w:color="auto"/>
        <w:bottom w:val="none" w:sz="0" w:space="0" w:color="auto"/>
        <w:right w:val="none" w:sz="0" w:space="0" w:color="auto"/>
      </w:divBdr>
    </w:div>
    <w:div w:id="991180367">
      <w:bodyDiv w:val="1"/>
      <w:marLeft w:val="0"/>
      <w:marRight w:val="0"/>
      <w:marTop w:val="0"/>
      <w:marBottom w:val="0"/>
      <w:divBdr>
        <w:top w:val="none" w:sz="0" w:space="0" w:color="auto"/>
        <w:left w:val="none" w:sz="0" w:space="0" w:color="auto"/>
        <w:bottom w:val="none" w:sz="0" w:space="0" w:color="auto"/>
        <w:right w:val="none" w:sz="0" w:space="0" w:color="auto"/>
      </w:divBdr>
    </w:div>
    <w:div w:id="997542288">
      <w:bodyDiv w:val="1"/>
      <w:marLeft w:val="0"/>
      <w:marRight w:val="0"/>
      <w:marTop w:val="0"/>
      <w:marBottom w:val="0"/>
      <w:divBdr>
        <w:top w:val="none" w:sz="0" w:space="0" w:color="auto"/>
        <w:left w:val="none" w:sz="0" w:space="0" w:color="auto"/>
        <w:bottom w:val="none" w:sz="0" w:space="0" w:color="auto"/>
        <w:right w:val="none" w:sz="0" w:space="0" w:color="auto"/>
      </w:divBdr>
    </w:div>
    <w:div w:id="1016731727">
      <w:bodyDiv w:val="1"/>
      <w:marLeft w:val="0"/>
      <w:marRight w:val="0"/>
      <w:marTop w:val="0"/>
      <w:marBottom w:val="0"/>
      <w:divBdr>
        <w:top w:val="none" w:sz="0" w:space="0" w:color="auto"/>
        <w:left w:val="none" w:sz="0" w:space="0" w:color="auto"/>
        <w:bottom w:val="none" w:sz="0" w:space="0" w:color="auto"/>
        <w:right w:val="none" w:sz="0" w:space="0" w:color="auto"/>
      </w:divBdr>
    </w:div>
    <w:div w:id="1081951625">
      <w:bodyDiv w:val="1"/>
      <w:marLeft w:val="0"/>
      <w:marRight w:val="0"/>
      <w:marTop w:val="0"/>
      <w:marBottom w:val="0"/>
      <w:divBdr>
        <w:top w:val="none" w:sz="0" w:space="0" w:color="auto"/>
        <w:left w:val="none" w:sz="0" w:space="0" w:color="auto"/>
        <w:bottom w:val="none" w:sz="0" w:space="0" w:color="auto"/>
        <w:right w:val="none" w:sz="0" w:space="0" w:color="auto"/>
      </w:divBdr>
    </w:div>
    <w:div w:id="1084760329">
      <w:bodyDiv w:val="1"/>
      <w:marLeft w:val="0"/>
      <w:marRight w:val="0"/>
      <w:marTop w:val="0"/>
      <w:marBottom w:val="0"/>
      <w:divBdr>
        <w:top w:val="none" w:sz="0" w:space="0" w:color="auto"/>
        <w:left w:val="none" w:sz="0" w:space="0" w:color="auto"/>
        <w:bottom w:val="none" w:sz="0" w:space="0" w:color="auto"/>
        <w:right w:val="none" w:sz="0" w:space="0" w:color="auto"/>
      </w:divBdr>
    </w:div>
    <w:div w:id="1097753610">
      <w:bodyDiv w:val="1"/>
      <w:marLeft w:val="0"/>
      <w:marRight w:val="0"/>
      <w:marTop w:val="0"/>
      <w:marBottom w:val="0"/>
      <w:divBdr>
        <w:top w:val="none" w:sz="0" w:space="0" w:color="auto"/>
        <w:left w:val="none" w:sz="0" w:space="0" w:color="auto"/>
        <w:bottom w:val="none" w:sz="0" w:space="0" w:color="auto"/>
        <w:right w:val="none" w:sz="0" w:space="0" w:color="auto"/>
      </w:divBdr>
    </w:div>
    <w:div w:id="1108698936">
      <w:bodyDiv w:val="1"/>
      <w:marLeft w:val="0"/>
      <w:marRight w:val="0"/>
      <w:marTop w:val="0"/>
      <w:marBottom w:val="0"/>
      <w:divBdr>
        <w:top w:val="none" w:sz="0" w:space="0" w:color="auto"/>
        <w:left w:val="none" w:sz="0" w:space="0" w:color="auto"/>
        <w:bottom w:val="none" w:sz="0" w:space="0" w:color="auto"/>
        <w:right w:val="none" w:sz="0" w:space="0" w:color="auto"/>
      </w:divBdr>
    </w:div>
    <w:div w:id="1128429975">
      <w:bodyDiv w:val="1"/>
      <w:marLeft w:val="0"/>
      <w:marRight w:val="0"/>
      <w:marTop w:val="0"/>
      <w:marBottom w:val="0"/>
      <w:divBdr>
        <w:top w:val="none" w:sz="0" w:space="0" w:color="auto"/>
        <w:left w:val="none" w:sz="0" w:space="0" w:color="auto"/>
        <w:bottom w:val="none" w:sz="0" w:space="0" w:color="auto"/>
        <w:right w:val="none" w:sz="0" w:space="0" w:color="auto"/>
      </w:divBdr>
    </w:div>
    <w:div w:id="1139104851">
      <w:bodyDiv w:val="1"/>
      <w:marLeft w:val="0"/>
      <w:marRight w:val="0"/>
      <w:marTop w:val="0"/>
      <w:marBottom w:val="0"/>
      <w:divBdr>
        <w:top w:val="none" w:sz="0" w:space="0" w:color="auto"/>
        <w:left w:val="none" w:sz="0" w:space="0" w:color="auto"/>
        <w:bottom w:val="none" w:sz="0" w:space="0" w:color="auto"/>
        <w:right w:val="none" w:sz="0" w:space="0" w:color="auto"/>
      </w:divBdr>
    </w:div>
    <w:div w:id="1140339681">
      <w:bodyDiv w:val="1"/>
      <w:marLeft w:val="0"/>
      <w:marRight w:val="0"/>
      <w:marTop w:val="0"/>
      <w:marBottom w:val="0"/>
      <w:divBdr>
        <w:top w:val="none" w:sz="0" w:space="0" w:color="auto"/>
        <w:left w:val="none" w:sz="0" w:space="0" w:color="auto"/>
        <w:bottom w:val="none" w:sz="0" w:space="0" w:color="auto"/>
        <w:right w:val="none" w:sz="0" w:space="0" w:color="auto"/>
      </w:divBdr>
    </w:div>
    <w:div w:id="1140996766">
      <w:bodyDiv w:val="1"/>
      <w:marLeft w:val="0"/>
      <w:marRight w:val="0"/>
      <w:marTop w:val="0"/>
      <w:marBottom w:val="0"/>
      <w:divBdr>
        <w:top w:val="none" w:sz="0" w:space="0" w:color="auto"/>
        <w:left w:val="none" w:sz="0" w:space="0" w:color="auto"/>
        <w:bottom w:val="none" w:sz="0" w:space="0" w:color="auto"/>
        <w:right w:val="none" w:sz="0" w:space="0" w:color="auto"/>
      </w:divBdr>
    </w:div>
    <w:div w:id="1151291399">
      <w:bodyDiv w:val="1"/>
      <w:marLeft w:val="0"/>
      <w:marRight w:val="0"/>
      <w:marTop w:val="0"/>
      <w:marBottom w:val="0"/>
      <w:divBdr>
        <w:top w:val="none" w:sz="0" w:space="0" w:color="auto"/>
        <w:left w:val="none" w:sz="0" w:space="0" w:color="auto"/>
        <w:bottom w:val="none" w:sz="0" w:space="0" w:color="auto"/>
        <w:right w:val="none" w:sz="0" w:space="0" w:color="auto"/>
      </w:divBdr>
    </w:div>
    <w:div w:id="1166937136">
      <w:bodyDiv w:val="1"/>
      <w:marLeft w:val="0"/>
      <w:marRight w:val="0"/>
      <w:marTop w:val="0"/>
      <w:marBottom w:val="0"/>
      <w:divBdr>
        <w:top w:val="none" w:sz="0" w:space="0" w:color="auto"/>
        <w:left w:val="none" w:sz="0" w:space="0" w:color="auto"/>
        <w:bottom w:val="none" w:sz="0" w:space="0" w:color="auto"/>
        <w:right w:val="none" w:sz="0" w:space="0" w:color="auto"/>
      </w:divBdr>
    </w:div>
    <w:div w:id="1176192522">
      <w:bodyDiv w:val="1"/>
      <w:marLeft w:val="0"/>
      <w:marRight w:val="0"/>
      <w:marTop w:val="0"/>
      <w:marBottom w:val="0"/>
      <w:divBdr>
        <w:top w:val="none" w:sz="0" w:space="0" w:color="auto"/>
        <w:left w:val="none" w:sz="0" w:space="0" w:color="auto"/>
        <w:bottom w:val="none" w:sz="0" w:space="0" w:color="auto"/>
        <w:right w:val="none" w:sz="0" w:space="0" w:color="auto"/>
      </w:divBdr>
    </w:div>
    <w:div w:id="1227837323">
      <w:bodyDiv w:val="1"/>
      <w:marLeft w:val="0"/>
      <w:marRight w:val="0"/>
      <w:marTop w:val="0"/>
      <w:marBottom w:val="0"/>
      <w:divBdr>
        <w:top w:val="none" w:sz="0" w:space="0" w:color="auto"/>
        <w:left w:val="none" w:sz="0" w:space="0" w:color="auto"/>
        <w:bottom w:val="none" w:sz="0" w:space="0" w:color="auto"/>
        <w:right w:val="none" w:sz="0" w:space="0" w:color="auto"/>
      </w:divBdr>
    </w:div>
    <w:div w:id="1236891717">
      <w:bodyDiv w:val="1"/>
      <w:marLeft w:val="0"/>
      <w:marRight w:val="0"/>
      <w:marTop w:val="0"/>
      <w:marBottom w:val="0"/>
      <w:divBdr>
        <w:top w:val="none" w:sz="0" w:space="0" w:color="auto"/>
        <w:left w:val="none" w:sz="0" w:space="0" w:color="auto"/>
        <w:bottom w:val="none" w:sz="0" w:space="0" w:color="auto"/>
        <w:right w:val="none" w:sz="0" w:space="0" w:color="auto"/>
      </w:divBdr>
    </w:div>
    <w:div w:id="1240485630">
      <w:bodyDiv w:val="1"/>
      <w:marLeft w:val="0"/>
      <w:marRight w:val="0"/>
      <w:marTop w:val="0"/>
      <w:marBottom w:val="0"/>
      <w:divBdr>
        <w:top w:val="none" w:sz="0" w:space="0" w:color="auto"/>
        <w:left w:val="none" w:sz="0" w:space="0" w:color="auto"/>
        <w:bottom w:val="none" w:sz="0" w:space="0" w:color="auto"/>
        <w:right w:val="none" w:sz="0" w:space="0" w:color="auto"/>
      </w:divBdr>
    </w:div>
    <w:div w:id="1249458947">
      <w:bodyDiv w:val="1"/>
      <w:marLeft w:val="0"/>
      <w:marRight w:val="0"/>
      <w:marTop w:val="0"/>
      <w:marBottom w:val="0"/>
      <w:divBdr>
        <w:top w:val="none" w:sz="0" w:space="0" w:color="auto"/>
        <w:left w:val="none" w:sz="0" w:space="0" w:color="auto"/>
        <w:bottom w:val="none" w:sz="0" w:space="0" w:color="auto"/>
        <w:right w:val="none" w:sz="0" w:space="0" w:color="auto"/>
      </w:divBdr>
    </w:div>
    <w:div w:id="1285037087">
      <w:bodyDiv w:val="1"/>
      <w:marLeft w:val="0"/>
      <w:marRight w:val="0"/>
      <w:marTop w:val="0"/>
      <w:marBottom w:val="0"/>
      <w:divBdr>
        <w:top w:val="none" w:sz="0" w:space="0" w:color="auto"/>
        <w:left w:val="none" w:sz="0" w:space="0" w:color="auto"/>
        <w:bottom w:val="none" w:sz="0" w:space="0" w:color="auto"/>
        <w:right w:val="none" w:sz="0" w:space="0" w:color="auto"/>
      </w:divBdr>
    </w:div>
    <w:div w:id="1294795270">
      <w:bodyDiv w:val="1"/>
      <w:marLeft w:val="0"/>
      <w:marRight w:val="0"/>
      <w:marTop w:val="0"/>
      <w:marBottom w:val="0"/>
      <w:divBdr>
        <w:top w:val="none" w:sz="0" w:space="0" w:color="auto"/>
        <w:left w:val="none" w:sz="0" w:space="0" w:color="auto"/>
        <w:bottom w:val="none" w:sz="0" w:space="0" w:color="auto"/>
        <w:right w:val="none" w:sz="0" w:space="0" w:color="auto"/>
      </w:divBdr>
    </w:div>
    <w:div w:id="1309361720">
      <w:bodyDiv w:val="1"/>
      <w:marLeft w:val="0"/>
      <w:marRight w:val="0"/>
      <w:marTop w:val="0"/>
      <w:marBottom w:val="0"/>
      <w:divBdr>
        <w:top w:val="none" w:sz="0" w:space="0" w:color="auto"/>
        <w:left w:val="none" w:sz="0" w:space="0" w:color="auto"/>
        <w:bottom w:val="none" w:sz="0" w:space="0" w:color="auto"/>
        <w:right w:val="none" w:sz="0" w:space="0" w:color="auto"/>
      </w:divBdr>
    </w:div>
    <w:div w:id="1340500669">
      <w:bodyDiv w:val="1"/>
      <w:marLeft w:val="0"/>
      <w:marRight w:val="0"/>
      <w:marTop w:val="0"/>
      <w:marBottom w:val="0"/>
      <w:divBdr>
        <w:top w:val="none" w:sz="0" w:space="0" w:color="auto"/>
        <w:left w:val="none" w:sz="0" w:space="0" w:color="auto"/>
        <w:bottom w:val="none" w:sz="0" w:space="0" w:color="auto"/>
        <w:right w:val="none" w:sz="0" w:space="0" w:color="auto"/>
      </w:divBdr>
    </w:div>
    <w:div w:id="1381128481">
      <w:bodyDiv w:val="1"/>
      <w:marLeft w:val="0"/>
      <w:marRight w:val="0"/>
      <w:marTop w:val="0"/>
      <w:marBottom w:val="0"/>
      <w:divBdr>
        <w:top w:val="none" w:sz="0" w:space="0" w:color="auto"/>
        <w:left w:val="none" w:sz="0" w:space="0" w:color="auto"/>
        <w:bottom w:val="none" w:sz="0" w:space="0" w:color="auto"/>
        <w:right w:val="none" w:sz="0" w:space="0" w:color="auto"/>
      </w:divBdr>
    </w:div>
    <w:div w:id="1389525722">
      <w:bodyDiv w:val="1"/>
      <w:marLeft w:val="0"/>
      <w:marRight w:val="0"/>
      <w:marTop w:val="0"/>
      <w:marBottom w:val="0"/>
      <w:divBdr>
        <w:top w:val="none" w:sz="0" w:space="0" w:color="auto"/>
        <w:left w:val="none" w:sz="0" w:space="0" w:color="auto"/>
        <w:bottom w:val="none" w:sz="0" w:space="0" w:color="auto"/>
        <w:right w:val="none" w:sz="0" w:space="0" w:color="auto"/>
      </w:divBdr>
    </w:div>
    <w:div w:id="1402675716">
      <w:bodyDiv w:val="1"/>
      <w:marLeft w:val="0"/>
      <w:marRight w:val="0"/>
      <w:marTop w:val="0"/>
      <w:marBottom w:val="0"/>
      <w:divBdr>
        <w:top w:val="none" w:sz="0" w:space="0" w:color="auto"/>
        <w:left w:val="none" w:sz="0" w:space="0" w:color="auto"/>
        <w:bottom w:val="none" w:sz="0" w:space="0" w:color="auto"/>
        <w:right w:val="none" w:sz="0" w:space="0" w:color="auto"/>
      </w:divBdr>
    </w:div>
    <w:div w:id="1406535408">
      <w:bodyDiv w:val="1"/>
      <w:marLeft w:val="0"/>
      <w:marRight w:val="0"/>
      <w:marTop w:val="0"/>
      <w:marBottom w:val="0"/>
      <w:divBdr>
        <w:top w:val="none" w:sz="0" w:space="0" w:color="auto"/>
        <w:left w:val="none" w:sz="0" w:space="0" w:color="auto"/>
        <w:bottom w:val="none" w:sz="0" w:space="0" w:color="auto"/>
        <w:right w:val="none" w:sz="0" w:space="0" w:color="auto"/>
      </w:divBdr>
    </w:div>
    <w:div w:id="1413358193">
      <w:bodyDiv w:val="1"/>
      <w:marLeft w:val="0"/>
      <w:marRight w:val="0"/>
      <w:marTop w:val="0"/>
      <w:marBottom w:val="0"/>
      <w:divBdr>
        <w:top w:val="none" w:sz="0" w:space="0" w:color="auto"/>
        <w:left w:val="none" w:sz="0" w:space="0" w:color="auto"/>
        <w:bottom w:val="none" w:sz="0" w:space="0" w:color="auto"/>
        <w:right w:val="none" w:sz="0" w:space="0" w:color="auto"/>
      </w:divBdr>
    </w:div>
    <w:div w:id="1428303906">
      <w:bodyDiv w:val="1"/>
      <w:marLeft w:val="0"/>
      <w:marRight w:val="0"/>
      <w:marTop w:val="0"/>
      <w:marBottom w:val="0"/>
      <w:divBdr>
        <w:top w:val="none" w:sz="0" w:space="0" w:color="auto"/>
        <w:left w:val="none" w:sz="0" w:space="0" w:color="auto"/>
        <w:bottom w:val="none" w:sz="0" w:space="0" w:color="auto"/>
        <w:right w:val="none" w:sz="0" w:space="0" w:color="auto"/>
      </w:divBdr>
    </w:div>
    <w:div w:id="1465585087">
      <w:bodyDiv w:val="1"/>
      <w:marLeft w:val="0"/>
      <w:marRight w:val="0"/>
      <w:marTop w:val="0"/>
      <w:marBottom w:val="0"/>
      <w:divBdr>
        <w:top w:val="none" w:sz="0" w:space="0" w:color="auto"/>
        <w:left w:val="none" w:sz="0" w:space="0" w:color="auto"/>
        <w:bottom w:val="none" w:sz="0" w:space="0" w:color="auto"/>
        <w:right w:val="none" w:sz="0" w:space="0" w:color="auto"/>
      </w:divBdr>
    </w:div>
    <w:div w:id="1492524678">
      <w:bodyDiv w:val="1"/>
      <w:marLeft w:val="0"/>
      <w:marRight w:val="0"/>
      <w:marTop w:val="0"/>
      <w:marBottom w:val="0"/>
      <w:divBdr>
        <w:top w:val="none" w:sz="0" w:space="0" w:color="auto"/>
        <w:left w:val="none" w:sz="0" w:space="0" w:color="auto"/>
        <w:bottom w:val="none" w:sz="0" w:space="0" w:color="auto"/>
        <w:right w:val="none" w:sz="0" w:space="0" w:color="auto"/>
      </w:divBdr>
    </w:div>
    <w:div w:id="1549881370">
      <w:bodyDiv w:val="1"/>
      <w:marLeft w:val="0"/>
      <w:marRight w:val="0"/>
      <w:marTop w:val="0"/>
      <w:marBottom w:val="0"/>
      <w:divBdr>
        <w:top w:val="none" w:sz="0" w:space="0" w:color="auto"/>
        <w:left w:val="none" w:sz="0" w:space="0" w:color="auto"/>
        <w:bottom w:val="none" w:sz="0" w:space="0" w:color="auto"/>
        <w:right w:val="none" w:sz="0" w:space="0" w:color="auto"/>
      </w:divBdr>
    </w:div>
    <w:div w:id="1592010912">
      <w:bodyDiv w:val="1"/>
      <w:marLeft w:val="0"/>
      <w:marRight w:val="0"/>
      <w:marTop w:val="0"/>
      <w:marBottom w:val="0"/>
      <w:divBdr>
        <w:top w:val="none" w:sz="0" w:space="0" w:color="auto"/>
        <w:left w:val="none" w:sz="0" w:space="0" w:color="auto"/>
        <w:bottom w:val="none" w:sz="0" w:space="0" w:color="auto"/>
        <w:right w:val="none" w:sz="0" w:space="0" w:color="auto"/>
      </w:divBdr>
    </w:div>
    <w:div w:id="1623658370">
      <w:bodyDiv w:val="1"/>
      <w:marLeft w:val="0"/>
      <w:marRight w:val="0"/>
      <w:marTop w:val="0"/>
      <w:marBottom w:val="0"/>
      <w:divBdr>
        <w:top w:val="none" w:sz="0" w:space="0" w:color="auto"/>
        <w:left w:val="none" w:sz="0" w:space="0" w:color="auto"/>
        <w:bottom w:val="none" w:sz="0" w:space="0" w:color="auto"/>
        <w:right w:val="none" w:sz="0" w:space="0" w:color="auto"/>
      </w:divBdr>
    </w:div>
    <w:div w:id="1648825481">
      <w:bodyDiv w:val="1"/>
      <w:marLeft w:val="0"/>
      <w:marRight w:val="0"/>
      <w:marTop w:val="0"/>
      <w:marBottom w:val="0"/>
      <w:divBdr>
        <w:top w:val="none" w:sz="0" w:space="0" w:color="auto"/>
        <w:left w:val="none" w:sz="0" w:space="0" w:color="auto"/>
        <w:bottom w:val="none" w:sz="0" w:space="0" w:color="auto"/>
        <w:right w:val="none" w:sz="0" w:space="0" w:color="auto"/>
      </w:divBdr>
    </w:div>
    <w:div w:id="1653414256">
      <w:bodyDiv w:val="1"/>
      <w:marLeft w:val="0"/>
      <w:marRight w:val="0"/>
      <w:marTop w:val="0"/>
      <w:marBottom w:val="0"/>
      <w:divBdr>
        <w:top w:val="none" w:sz="0" w:space="0" w:color="auto"/>
        <w:left w:val="none" w:sz="0" w:space="0" w:color="auto"/>
        <w:bottom w:val="none" w:sz="0" w:space="0" w:color="auto"/>
        <w:right w:val="none" w:sz="0" w:space="0" w:color="auto"/>
      </w:divBdr>
    </w:div>
    <w:div w:id="1736121853">
      <w:bodyDiv w:val="1"/>
      <w:marLeft w:val="0"/>
      <w:marRight w:val="0"/>
      <w:marTop w:val="0"/>
      <w:marBottom w:val="0"/>
      <w:divBdr>
        <w:top w:val="none" w:sz="0" w:space="0" w:color="auto"/>
        <w:left w:val="none" w:sz="0" w:space="0" w:color="auto"/>
        <w:bottom w:val="none" w:sz="0" w:space="0" w:color="auto"/>
        <w:right w:val="none" w:sz="0" w:space="0" w:color="auto"/>
      </w:divBdr>
    </w:div>
    <w:div w:id="1787579985">
      <w:bodyDiv w:val="1"/>
      <w:marLeft w:val="0"/>
      <w:marRight w:val="0"/>
      <w:marTop w:val="0"/>
      <w:marBottom w:val="0"/>
      <w:divBdr>
        <w:top w:val="none" w:sz="0" w:space="0" w:color="auto"/>
        <w:left w:val="none" w:sz="0" w:space="0" w:color="auto"/>
        <w:bottom w:val="none" w:sz="0" w:space="0" w:color="auto"/>
        <w:right w:val="none" w:sz="0" w:space="0" w:color="auto"/>
      </w:divBdr>
    </w:div>
    <w:div w:id="1787960911">
      <w:bodyDiv w:val="1"/>
      <w:marLeft w:val="0"/>
      <w:marRight w:val="0"/>
      <w:marTop w:val="0"/>
      <w:marBottom w:val="0"/>
      <w:divBdr>
        <w:top w:val="none" w:sz="0" w:space="0" w:color="auto"/>
        <w:left w:val="none" w:sz="0" w:space="0" w:color="auto"/>
        <w:bottom w:val="none" w:sz="0" w:space="0" w:color="auto"/>
        <w:right w:val="none" w:sz="0" w:space="0" w:color="auto"/>
      </w:divBdr>
    </w:div>
    <w:div w:id="1825777081">
      <w:bodyDiv w:val="1"/>
      <w:marLeft w:val="0"/>
      <w:marRight w:val="0"/>
      <w:marTop w:val="0"/>
      <w:marBottom w:val="0"/>
      <w:divBdr>
        <w:top w:val="none" w:sz="0" w:space="0" w:color="auto"/>
        <w:left w:val="none" w:sz="0" w:space="0" w:color="auto"/>
        <w:bottom w:val="none" w:sz="0" w:space="0" w:color="auto"/>
        <w:right w:val="none" w:sz="0" w:space="0" w:color="auto"/>
      </w:divBdr>
    </w:div>
    <w:div w:id="1834223511">
      <w:bodyDiv w:val="1"/>
      <w:marLeft w:val="0"/>
      <w:marRight w:val="0"/>
      <w:marTop w:val="0"/>
      <w:marBottom w:val="0"/>
      <w:divBdr>
        <w:top w:val="none" w:sz="0" w:space="0" w:color="auto"/>
        <w:left w:val="none" w:sz="0" w:space="0" w:color="auto"/>
        <w:bottom w:val="none" w:sz="0" w:space="0" w:color="auto"/>
        <w:right w:val="none" w:sz="0" w:space="0" w:color="auto"/>
      </w:divBdr>
    </w:div>
    <w:div w:id="1837068119">
      <w:bodyDiv w:val="1"/>
      <w:marLeft w:val="0"/>
      <w:marRight w:val="0"/>
      <w:marTop w:val="0"/>
      <w:marBottom w:val="0"/>
      <w:divBdr>
        <w:top w:val="none" w:sz="0" w:space="0" w:color="auto"/>
        <w:left w:val="none" w:sz="0" w:space="0" w:color="auto"/>
        <w:bottom w:val="none" w:sz="0" w:space="0" w:color="auto"/>
        <w:right w:val="none" w:sz="0" w:space="0" w:color="auto"/>
      </w:divBdr>
    </w:div>
    <w:div w:id="1861817794">
      <w:bodyDiv w:val="1"/>
      <w:marLeft w:val="0"/>
      <w:marRight w:val="0"/>
      <w:marTop w:val="0"/>
      <w:marBottom w:val="0"/>
      <w:divBdr>
        <w:top w:val="none" w:sz="0" w:space="0" w:color="auto"/>
        <w:left w:val="none" w:sz="0" w:space="0" w:color="auto"/>
        <w:bottom w:val="none" w:sz="0" w:space="0" w:color="auto"/>
        <w:right w:val="none" w:sz="0" w:space="0" w:color="auto"/>
      </w:divBdr>
    </w:div>
    <w:div w:id="1877353915">
      <w:bodyDiv w:val="1"/>
      <w:marLeft w:val="0"/>
      <w:marRight w:val="0"/>
      <w:marTop w:val="0"/>
      <w:marBottom w:val="0"/>
      <w:divBdr>
        <w:top w:val="none" w:sz="0" w:space="0" w:color="auto"/>
        <w:left w:val="none" w:sz="0" w:space="0" w:color="auto"/>
        <w:bottom w:val="none" w:sz="0" w:space="0" w:color="auto"/>
        <w:right w:val="none" w:sz="0" w:space="0" w:color="auto"/>
      </w:divBdr>
    </w:div>
    <w:div w:id="1899780392">
      <w:bodyDiv w:val="1"/>
      <w:marLeft w:val="0"/>
      <w:marRight w:val="0"/>
      <w:marTop w:val="0"/>
      <w:marBottom w:val="0"/>
      <w:divBdr>
        <w:top w:val="none" w:sz="0" w:space="0" w:color="auto"/>
        <w:left w:val="none" w:sz="0" w:space="0" w:color="auto"/>
        <w:bottom w:val="none" w:sz="0" w:space="0" w:color="auto"/>
        <w:right w:val="none" w:sz="0" w:space="0" w:color="auto"/>
      </w:divBdr>
    </w:div>
    <w:div w:id="1900632017">
      <w:bodyDiv w:val="1"/>
      <w:marLeft w:val="0"/>
      <w:marRight w:val="0"/>
      <w:marTop w:val="0"/>
      <w:marBottom w:val="0"/>
      <w:divBdr>
        <w:top w:val="none" w:sz="0" w:space="0" w:color="auto"/>
        <w:left w:val="none" w:sz="0" w:space="0" w:color="auto"/>
        <w:bottom w:val="none" w:sz="0" w:space="0" w:color="auto"/>
        <w:right w:val="none" w:sz="0" w:space="0" w:color="auto"/>
      </w:divBdr>
    </w:div>
    <w:div w:id="1904900404">
      <w:bodyDiv w:val="1"/>
      <w:marLeft w:val="0"/>
      <w:marRight w:val="0"/>
      <w:marTop w:val="0"/>
      <w:marBottom w:val="0"/>
      <w:divBdr>
        <w:top w:val="none" w:sz="0" w:space="0" w:color="auto"/>
        <w:left w:val="none" w:sz="0" w:space="0" w:color="auto"/>
        <w:bottom w:val="none" w:sz="0" w:space="0" w:color="auto"/>
        <w:right w:val="none" w:sz="0" w:space="0" w:color="auto"/>
      </w:divBdr>
    </w:div>
    <w:div w:id="1920407826">
      <w:bodyDiv w:val="1"/>
      <w:marLeft w:val="0"/>
      <w:marRight w:val="0"/>
      <w:marTop w:val="0"/>
      <w:marBottom w:val="0"/>
      <w:divBdr>
        <w:top w:val="none" w:sz="0" w:space="0" w:color="auto"/>
        <w:left w:val="none" w:sz="0" w:space="0" w:color="auto"/>
        <w:bottom w:val="none" w:sz="0" w:space="0" w:color="auto"/>
        <w:right w:val="none" w:sz="0" w:space="0" w:color="auto"/>
      </w:divBdr>
    </w:div>
    <w:div w:id="1959481299">
      <w:bodyDiv w:val="1"/>
      <w:marLeft w:val="0"/>
      <w:marRight w:val="0"/>
      <w:marTop w:val="0"/>
      <w:marBottom w:val="0"/>
      <w:divBdr>
        <w:top w:val="none" w:sz="0" w:space="0" w:color="auto"/>
        <w:left w:val="none" w:sz="0" w:space="0" w:color="auto"/>
        <w:bottom w:val="none" w:sz="0" w:space="0" w:color="auto"/>
        <w:right w:val="none" w:sz="0" w:space="0" w:color="auto"/>
      </w:divBdr>
    </w:div>
    <w:div w:id="1998339505">
      <w:bodyDiv w:val="1"/>
      <w:marLeft w:val="0"/>
      <w:marRight w:val="0"/>
      <w:marTop w:val="0"/>
      <w:marBottom w:val="0"/>
      <w:divBdr>
        <w:top w:val="none" w:sz="0" w:space="0" w:color="auto"/>
        <w:left w:val="none" w:sz="0" w:space="0" w:color="auto"/>
        <w:bottom w:val="none" w:sz="0" w:space="0" w:color="auto"/>
        <w:right w:val="none" w:sz="0" w:space="0" w:color="auto"/>
      </w:divBdr>
    </w:div>
    <w:div w:id="1998801201">
      <w:bodyDiv w:val="1"/>
      <w:marLeft w:val="0"/>
      <w:marRight w:val="0"/>
      <w:marTop w:val="0"/>
      <w:marBottom w:val="0"/>
      <w:divBdr>
        <w:top w:val="none" w:sz="0" w:space="0" w:color="auto"/>
        <w:left w:val="none" w:sz="0" w:space="0" w:color="auto"/>
        <w:bottom w:val="none" w:sz="0" w:space="0" w:color="auto"/>
        <w:right w:val="none" w:sz="0" w:space="0" w:color="auto"/>
      </w:divBdr>
    </w:div>
    <w:div w:id="1999723830">
      <w:bodyDiv w:val="1"/>
      <w:marLeft w:val="0"/>
      <w:marRight w:val="0"/>
      <w:marTop w:val="0"/>
      <w:marBottom w:val="0"/>
      <w:divBdr>
        <w:top w:val="none" w:sz="0" w:space="0" w:color="auto"/>
        <w:left w:val="none" w:sz="0" w:space="0" w:color="auto"/>
        <w:bottom w:val="none" w:sz="0" w:space="0" w:color="auto"/>
        <w:right w:val="none" w:sz="0" w:space="0" w:color="auto"/>
      </w:divBdr>
    </w:div>
    <w:div w:id="2006325215">
      <w:bodyDiv w:val="1"/>
      <w:marLeft w:val="0"/>
      <w:marRight w:val="0"/>
      <w:marTop w:val="0"/>
      <w:marBottom w:val="0"/>
      <w:divBdr>
        <w:top w:val="none" w:sz="0" w:space="0" w:color="auto"/>
        <w:left w:val="none" w:sz="0" w:space="0" w:color="auto"/>
        <w:bottom w:val="none" w:sz="0" w:space="0" w:color="auto"/>
        <w:right w:val="none" w:sz="0" w:space="0" w:color="auto"/>
      </w:divBdr>
    </w:div>
    <w:div w:id="2032755483">
      <w:bodyDiv w:val="1"/>
      <w:marLeft w:val="0"/>
      <w:marRight w:val="0"/>
      <w:marTop w:val="0"/>
      <w:marBottom w:val="0"/>
      <w:divBdr>
        <w:top w:val="none" w:sz="0" w:space="0" w:color="auto"/>
        <w:left w:val="none" w:sz="0" w:space="0" w:color="auto"/>
        <w:bottom w:val="none" w:sz="0" w:space="0" w:color="auto"/>
        <w:right w:val="none" w:sz="0" w:space="0" w:color="auto"/>
      </w:divBdr>
    </w:div>
    <w:div w:id="2064908881">
      <w:bodyDiv w:val="1"/>
      <w:marLeft w:val="0"/>
      <w:marRight w:val="0"/>
      <w:marTop w:val="0"/>
      <w:marBottom w:val="0"/>
      <w:divBdr>
        <w:top w:val="none" w:sz="0" w:space="0" w:color="auto"/>
        <w:left w:val="none" w:sz="0" w:space="0" w:color="auto"/>
        <w:bottom w:val="none" w:sz="0" w:space="0" w:color="auto"/>
        <w:right w:val="none" w:sz="0" w:space="0" w:color="auto"/>
      </w:divBdr>
    </w:div>
    <w:div w:id="2073775494">
      <w:bodyDiv w:val="1"/>
      <w:marLeft w:val="0"/>
      <w:marRight w:val="0"/>
      <w:marTop w:val="0"/>
      <w:marBottom w:val="0"/>
      <w:divBdr>
        <w:top w:val="none" w:sz="0" w:space="0" w:color="auto"/>
        <w:left w:val="none" w:sz="0" w:space="0" w:color="auto"/>
        <w:bottom w:val="none" w:sz="0" w:space="0" w:color="auto"/>
        <w:right w:val="none" w:sz="0" w:space="0" w:color="auto"/>
      </w:divBdr>
    </w:div>
    <w:div w:id="210043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RSS18</b:Tag>
    <b:SourceType>Book</b:SourceType>
    <b:Guid>{B6660AB2-CA83-4A34-BF8C-22E5702E3456}</b:Guid>
    <b:Author>
      <b:Author>
        <b:Corporate>R. S. Sutton and A. G. Barto</b:Corporate>
      </b:Author>
    </b:Author>
    <b:Title>Reinforcement Learning: An Introduction</b:Title>
    <b:Year>2018</b:Year>
    <b:City>Cambridge</b:City>
    <b:Publisher>MA: The MIT Press</b:Publisher>
    <b:Edition>2nd</b:Edition>
    <b:RefOrder>1</b:RefOrder>
  </b:Source>
  <b:Source>
    <b:Tag>JSa22</b:Tag>
    <b:SourceType>ArticleInAPeriodical</b:SourceType>
    <b:Guid>{6B38DCDA-E55D-4BC7-BBF9-394B0DD604C9}</b:Guid>
    <b:Author>
      <b:Author>
        <b:Corporate>J. Saunders, S. Saeedi, and W. Li</b:Corporate>
      </b:Author>
    </b:Author>
    <b:Title>Parallel Reinforcement Learning Simulation for Visual Quadrotor Navigation</b:Title>
    <b:Year>2022</b:Year>
    <b:JournalName>arXiv</b:JournalName>
    <b:Month>September</b:Month>
    <b:PeriodicalTitle>Arxiv</b:PeriodicalTitle>
    <b:RefOrder>7</b:RefOrder>
  </b:Source>
  <b:Source>
    <b:Tag>JSa23</b:Tag>
    <b:SourceType>JournalArticle</b:SourceType>
    <b:Guid>{C71BC576-FE84-4D99-917B-81F7A0AD7033}</b:Guid>
    <b:Title>Autonomous aerial robotics for package delivery: A technical review</b:Title>
    <b:Year>2023</b:Year>
    <b:Author>
      <b:Author>
        <b:Corporate>J. Saunders, S. Saeedi, and W. Li</b:Corporate>
      </b:Author>
    </b:Author>
    <b:JournalName>Field Robotics</b:JournalName>
    <b:RefOrder>2</b:RefOrder>
  </b:Source>
  <b:Source>
    <b:Tag>BKö21</b:Tag>
    <b:SourceType>JournalArticle</b:SourceType>
    <b:Guid>{AE8E528B-91D6-4226-B9AB-B04AB9D7FC9B}</b:Guid>
    <b:Author>
      <b:Author>
        <b:Corporate>B. Kövari and E. Ebeid</b:Corporate>
      </b:Author>
    </b:Author>
    <b:Title>MPDrone: FPGA-based Platform for Intelligent Real-time Autonomous Drone Operations</b:Title>
    <b:JournalName>2021 IEEE International Symposium on Safety, Security, and Rescue Robotics (SSRR)</b:JournalName>
    <b:Year>2021</b:Year>
    <b:Pages>71-76</b:Pages>
    <b:RefOrder>3</b:RefOrder>
  </b:Source>
  <b:Source>
    <b:Tag>MHe17</b:Tag>
    <b:SourceType>JournalArticle</b:SourceType>
    <b:Guid>{E5C947E4-02C5-47F0-B0D8-03FDF55C4636}</b:Guid>
    <b:Author>
      <b:Author>
        <b:Corporate>M. Hessel et al</b:Corporate>
      </b:Author>
    </b:Author>
    <b:Title>Rainbow: Combining Improvements in Deep Reinforcement Learning</b:Title>
    <b:JournalName>arXiv</b:JournalName>
    <b:Year>2017</b:Year>
    <b:RefOrder>4</b:RefOrder>
  </b:Source>
  <b:Source>
    <b:Tag>AlM22</b:Tag>
    <b:SourceType>JournalArticle</b:SourceType>
    <b:Guid>{078C6367-ABD7-442E-8B67-054AEF3C2C9F}</b:Guid>
    <b:Author>
      <b:Author>
        <b:Corporate>AlMahamid and K. Grolinger</b:Corporate>
      </b:Author>
    </b:Author>
    <b:Title>Reinforcement Learning Algorithms: An Overview and Classification</b:Title>
    <b:JournalName>arXiv</b:JournalName>
    <b:Year>2022</b:Year>
    <b:RefOrder>5</b:RefOrder>
  </b:Source>
  <b:Source>
    <b:Tag>MNi24</b:Tag>
    <b:SourceType>JournalArticle</b:SourceType>
    <b:Guid>{A859486E-06AF-433B-9722-5E21FC7158CD}</b:Guid>
    <b:Author>
      <b:Author>
        <b:Corporate>M. Nikolaiev and M. Novotarskyi</b:Corporate>
      </b:Author>
    </b:Author>
    <b:Title>COMPARATIVE REVIEW OF DRONE SIMULATORS</b:Title>
    <b:JournalName>Information, Computing and Intelligent Systems,</b:JournalName>
    <b:Year>2024</b:Year>
    <b:Pages>79-99</b:Pages>
    <b:Volume>4</b:Volume>
    <b:RefOrder>6</b:RefOrder>
  </b:Source>
  <b:Source>
    <b:Tag>Mic04</b:Tag>
    <b:SourceType>JournalArticle</b:SourceType>
    <b:Guid>{11C12813-6FE8-45EC-A768-6FF82FA07ED4}</b:Guid>
    <b:Author>
      <b:Author>
        <b:Corporate>Michel, O.</b:Corporate>
      </b:Author>
    </b:Author>
    <b:Title>Webots: Professional Mobile Robot Simulation</b:Title>
    <b:JournalName>Journal of Advanced Robotics Systems</b:JournalName>
    <b:Year>2004</b:Year>
    <b:Pages>39-42</b:Pages>
    <b:Volume>1</b:Volume>
    <b:RefOrder>8</b:RefOrder>
  </b:Source>
</b:Sources>
</file>

<file path=customXml/itemProps1.xml><?xml version="1.0" encoding="utf-8"?>
<ds:datastoreItem xmlns:ds="http://schemas.openxmlformats.org/officeDocument/2006/customXml" ds:itemID="{B7A8BEBB-1B7A-478E-81B7-742DE9E2F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3037</Words>
  <Characters>17312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Autonomous Drone Navigation and Obstacle Avoidance using Deep Reinforcement Learning (DRL)</vt:lpstr>
    </vt:vector>
  </TitlesOfParts>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Drone Navigation and Obstacle Avoidance using Deep Reinforcement Learning (DRL)</dc:title>
  <dc:subject>Graduation Project 1 Report</dc:subject>
  <dc:creator>Mouhamad Alim Al-Amine</dc:creator>
  <cp:keywords/>
  <dc:description/>
  <cp:lastModifiedBy>محمد  عالم الامين</cp:lastModifiedBy>
  <cp:revision>11</cp:revision>
  <cp:lastPrinted>2025-10-20T05:04:00Z</cp:lastPrinted>
  <dcterms:created xsi:type="dcterms:W3CDTF">2025-10-17T13:41:00Z</dcterms:created>
  <dcterms:modified xsi:type="dcterms:W3CDTF">2025-11-08T09:10:00Z</dcterms:modified>
</cp:coreProperties>
</file>